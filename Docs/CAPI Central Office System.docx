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00F9" w14:textId="77777777" w:rsidR="00F00C5A" w:rsidRDefault="00F00C5A" w:rsidP="00F00C5A">
      <w:pPr>
        <w:jc w:val="center"/>
        <w:rPr>
          <w:rFonts w:eastAsiaTheme="majorEastAsia" w:cstheme="majorBidi"/>
          <w:b/>
          <w:bCs/>
          <w:sz w:val="32"/>
          <w:szCs w:val="32"/>
        </w:rPr>
      </w:pPr>
      <w:bookmarkStart w:id="0" w:name="_Toc512445962"/>
    </w:p>
    <w:p w14:paraId="3D87EA93" w14:textId="3A689CB1" w:rsidR="00F00C5A" w:rsidRDefault="00F00C5A" w:rsidP="00F00C5A">
      <w:pPr>
        <w:jc w:val="center"/>
        <w:rPr>
          <w:rFonts w:eastAsiaTheme="majorEastAsia" w:cstheme="majorBidi"/>
          <w:b/>
          <w:bCs/>
          <w:sz w:val="32"/>
          <w:szCs w:val="32"/>
        </w:rPr>
      </w:pPr>
      <w:r w:rsidRPr="00F00C5A">
        <w:rPr>
          <w:rFonts w:eastAsiaTheme="majorEastAsia" w:cstheme="majorBidi"/>
          <w:b/>
          <w:bCs/>
          <w:sz w:val="32"/>
          <w:szCs w:val="32"/>
        </w:rPr>
        <w:t>The Demographic and Health Surveys Program</w:t>
      </w:r>
      <w:r>
        <w:rPr>
          <w:rFonts w:eastAsiaTheme="majorEastAsia" w:cstheme="majorBidi"/>
          <w:b/>
          <w:bCs/>
          <w:sz w:val="32"/>
          <w:szCs w:val="32"/>
        </w:rPr>
        <w:t xml:space="preserve"> (DHS)</w:t>
      </w:r>
    </w:p>
    <w:p w14:paraId="6B85076E" w14:textId="77777777" w:rsidR="00F00C5A" w:rsidRPr="000D6EE9" w:rsidRDefault="00F00C5A" w:rsidP="000D6EE9">
      <w:pPr>
        <w:pStyle w:val="Heading1"/>
        <w:jc w:val="center"/>
        <w:rPr>
          <w:sz w:val="32"/>
          <w:szCs w:val="32"/>
        </w:rPr>
      </w:pPr>
    </w:p>
    <w:p w14:paraId="3D215F0D" w14:textId="4A424605" w:rsidR="00F00C5A" w:rsidRPr="000D6EE9" w:rsidRDefault="00F00C5A" w:rsidP="000D6EE9">
      <w:pPr>
        <w:jc w:val="center"/>
        <w:rPr>
          <w:b/>
          <w:bCs/>
          <w:sz w:val="32"/>
          <w:szCs w:val="32"/>
        </w:rPr>
      </w:pPr>
      <w:r w:rsidRPr="000D6EE9">
        <w:rPr>
          <w:b/>
          <w:bCs/>
          <w:sz w:val="32"/>
          <w:szCs w:val="32"/>
        </w:rPr>
        <w:t>CAPI CENTRAL OFFICE SYSTEM</w:t>
      </w:r>
    </w:p>
    <w:p w14:paraId="0576A59B" w14:textId="33BBE18F" w:rsidR="00F00C5A" w:rsidRDefault="00F00C5A" w:rsidP="00F00C5A"/>
    <w:p w14:paraId="49C8F1E8" w14:textId="3CF52BA5" w:rsidR="00F00C5A" w:rsidRDefault="00F00C5A" w:rsidP="00F00C5A"/>
    <w:p w14:paraId="24983508" w14:textId="7E373072" w:rsidR="00F00C5A" w:rsidRDefault="00F00C5A" w:rsidP="00F00C5A"/>
    <w:p w14:paraId="264A7CA0" w14:textId="697AEA17" w:rsidR="00F00C5A" w:rsidRDefault="00F00C5A" w:rsidP="00F00C5A"/>
    <w:p w14:paraId="2B735A2F" w14:textId="03579126" w:rsidR="00F00C5A" w:rsidRDefault="00F00C5A" w:rsidP="00F00C5A"/>
    <w:p w14:paraId="51680AA3" w14:textId="1F6CF306" w:rsidR="00F00C5A" w:rsidRDefault="00F00C5A" w:rsidP="00F00C5A"/>
    <w:p w14:paraId="31B3DE8F" w14:textId="5C6DE253" w:rsidR="00F00C5A" w:rsidRDefault="00F00C5A" w:rsidP="00F00C5A"/>
    <w:p w14:paraId="7E9063D7" w14:textId="04531935" w:rsidR="00F00C5A" w:rsidRDefault="00F00C5A" w:rsidP="00F00C5A"/>
    <w:p w14:paraId="02FAC187" w14:textId="68DEFF27" w:rsidR="00F00C5A" w:rsidRDefault="00F00C5A" w:rsidP="00F00C5A"/>
    <w:p w14:paraId="4DEF7454" w14:textId="764EA057" w:rsidR="00F00C5A" w:rsidRDefault="00F00C5A" w:rsidP="00F00C5A"/>
    <w:p w14:paraId="416A240A" w14:textId="77777777" w:rsidR="00F00C5A" w:rsidRPr="00F00C5A" w:rsidRDefault="00F00C5A" w:rsidP="00F00C5A"/>
    <w:p w14:paraId="3F6FBFE4" w14:textId="1FF565FB" w:rsidR="00F00C5A" w:rsidRDefault="00F00C5A"/>
    <w:p w14:paraId="24561990" w14:textId="161F78D0" w:rsidR="00F00C5A" w:rsidRDefault="00F00C5A"/>
    <w:p w14:paraId="506A92B0" w14:textId="238A3C96" w:rsidR="00F00C5A" w:rsidRDefault="00F00C5A"/>
    <w:p w14:paraId="09430762" w14:textId="6B7EF99D" w:rsidR="00F00C5A" w:rsidRDefault="00F00C5A"/>
    <w:p w14:paraId="013AF307" w14:textId="4D89F1BD" w:rsidR="00F00C5A" w:rsidRDefault="00F00C5A"/>
    <w:p w14:paraId="400BC138" w14:textId="1E005351" w:rsidR="00F00C5A" w:rsidRDefault="00F00C5A"/>
    <w:p w14:paraId="0D891954" w14:textId="2A81AB56" w:rsidR="00F00C5A" w:rsidRDefault="00F00C5A"/>
    <w:p w14:paraId="5DCCD490" w14:textId="77777777" w:rsidR="00D516D8" w:rsidRDefault="00D516D8"/>
    <w:p w14:paraId="34DBD63B" w14:textId="14B09E3B" w:rsidR="00F00C5A" w:rsidRDefault="00F00C5A"/>
    <w:p w14:paraId="05B2A07F" w14:textId="77777777" w:rsidR="006E635C" w:rsidRDefault="006E635C"/>
    <w:p w14:paraId="1DA77258" w14:textId="59A192B9" w:rsidR="00F00C5A" w:rsidRDefault="00F00C5A" w:rsidP="00D516D8">
      <w:pPr>
        <w:spacing w:after="0"/>
      </w:pPr>
      <w:r>
        <w:t>The DHS Program, ICF</w:t>
      </w:r>
    </w:p>
    <w:p w14:paraId="1DD934EA" w14:textId="30C3C97B" w:rsidR="00F00C5A" w:rsidRDefault="00F00C5A" w:rsidP="00D516D8">
      <w:pPr>
        <w:spacing w:after="0"/>
      </w:pPr>
      <w:r>
        <w:t>Rockvil</w:t>
      </w:r>
      <w:r w:rsidR="006E635C">
        <w:t>l</w:t>
      </w:r>
      <w:r>
        <w:t>e, Maryland</w:t>
      </w:r>
      <w:r w:rsidR="00D516D8">
        <w:t>, USA</w:t>
      </w:r>
    </w:p>
    <w:p w14:paraId="40A7D24B" w14:textId="013B697B" w:rsidR="009B5328" w:rsidRDefault="009B5328"/>
    <w:sdt>
      <w:sdtPr>
        <w:rPr>
          <w:rFonts w:eastAsiaTheme="minorEastAsia" w:cstheme="minorBidi"/>
          <w:b w:val="0"/>
          <w:bCs w:val="0"/>
          <w:sz w:val="22"/>
          <w:szCs w:val="22"/>
        </w:rPr>
        <w:id w:val="1886141200"/>
        <w:docPartObj>
          <w:docPartGallery w:val="Table of Contents"/>
          <w:docPartUnique/>
        </w:docPartObj>
      </w:sdtPr>
      <w:sdtEndPr>
        <w:rPr>
          <w:noProof/>
          <w:szCs w:val="26"/>
        </w:rPr>
      </w:sdtEndPr>
      <w:sdtContent>
        <w:p w14:paraId="69B590E2" w14:textId="06983210" w:rsidR="00622106" w:rsidRDefault="00622106">
          <w:pPr>
            <w:pStyle w:val="TOCHeading"/>
            <w:rPr>
              <w:sz w:val="32"/>
              <w:szCs w:val="36"/>
            </w:rPr>
          </w:pPr>
          <w:r w:rsidRPr="002C2CAD">
            <w:rPr>
              <w:sz w:val="32"/>
              <w:szCs w:val="36"/>
            </w:rPr>
            <w:t>Table of Contents</w:t>
          </w:r>
        </w:p>
        <w:p w14:paraId="17C54DEE" w14:textId="77777777" w:rsidR="002C2CAD" w:rsidRPr="002C2CAD" w:rsidRDefault="002C2CAD" w:rsidP="002C2CAD"/>
        <w:p w14:paraId="34F9C660" w14:textId="1642FB94" w:rsidR="009A0C26" w:rsidRPr="009A0C26" w:rsidRDefault="00622106">
          <w:pPr>
            <w:pStyle w:val="TOC1"/>
            <w:rPr>
              <w:b w:val="0"/>
              <w:sz w:val="26"/>
              <w:szCs w:val="26"/>
            </w:rPr>
          </w:pPr>
          <w:r w:rsidRPr="009A0C26">
            <w:rPr>
              <w:sz w:val="26"/>
              <w:szCs w:val="26"/>
            </w:rPr>
            <w:fldChar w:fldCharType="begin"/>
          </w:r>
          <w:r w:rsidRPr="009A0C26">
            <w:rPr>
              <w:sz w:val="26"/>
              <w:szCs w:val="26"/>
            </w:rPr>
            <w:instrText xml:space="preserve"> TOC \o "1-3" \h \z \u </w:instrText>
          </w:r>
          <w:r w:rsidRPr="009A0C26">
            <w:rPr>
              <w:sz w:val="26"/>
              <w:szCs w:val="26"/>
            </w:rPr>
            <w:fldChar w:fldCharType="separate"/>
          </w:r>
          <w:hyperlink w:anchor="_Toc48054543" w:history="1">
            <w:r w:rsidR="009A0C26" w:rsidRPr="009A0C26">
              <w:rPr>
                <w:rStyle w:val="Hyperlink"/>
                <w:sz w:val="26"/>
                <w:szCs w:val="26"/>
              </w:rPr>
              <w:t>1. Introduction</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_Toc48054543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3</w:t>
            </w:r>
            <w:r w:rsidR="009A0C26" w:rsidRPr="009A0C26">
              <w:rPr>
                <w:webHidden/>
                <w:sz w:val="26"/>
                <w:szCs w:val="26"/>
              </w:rPr>
              <w:fldChar w:fldCharType="end"/>
            </w:r>
          </w:hyperlink>
        </w:p>
        <w:p w14:paraId="6D3C2DDC" w14:textId="191288DD" w:rsidR="009A0C26" w:rsidRPr="009A0C26" w:rsidRDefault="00551DCB">
          <w:pPr>
            <w:pStyle w:val="TOC1"/>
            <w:rPr>
              <w:b w:val="0"/>
              <w:sz w:val="26"/>
              <w:szCs w:val="26"/>
            </w:rPr>
          </w:pPr>
          <w:hyperlink w:anchor="_Toc48054544" w:history="1">
            <w:r w:rsidR="009A0C26" w:rsidRPr="009A0C26">
              <w:rPr>
                <w:rStyle w:val="Hyperlink"/>
                <w:sz w:val="26"/>
                <w:szCs w:val="26"/>
              </w:rPr>
              <w:t>2. Analysis of Incoming data from the field</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_Toc48054544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3</w:t>
            </w:r>
            <w:r w:rsidR="009A0C26" w:rsidRPr="009A0C26">
              <w:rPr>
                <w:webHidden/>
                <w:sz w:val="26"/>
                <w:szCs w:val="26"/>
              </w:rPr>
              <w:fldChar w:fldCharType="end"/>
            </w:r>
          </w:hyperlink>
        </w:p>
        <w:p w14:paraId="38B83AB9" w14:textId="4BAF7E6B" w:rsidR="009A0C26" w:rsidRPr="009A0C26" w:rsidRDefault="00551DCB">
          <w:pPr>
            <w:pStyle w:val="TOC1"/>
            <w:rPr>
              <w:b w:val="0"/>
              <w:sz w:val="26"/>
              <w:szCs w:val="26"/>
            </w:rPr>
          </w:pPr>
          <w:hyperlink w:anchor="_Toc48054545" w:history="1">
            <w:r w:rsidR="009A0C26" w:rsidRPr="009A0C26">
              <w:rPr>
                <w:rStyle w:val="Hyperlink"/>
                <w:sz w:val="26"/>
                <w:szCs w:val="26"/>
              </w:rPr>
              <w:t>3. Accessing the Central Office Menu</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_Toc48054545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5</w:t>
            </w:r>
            <w:r w:rsidR="009A0C26" w:rsidRPr="009A0C26">
              <w:rPr>
                <w:webHidden/>
                <w:sz w:val="26"/>
                <w:szCs w:val="26"/>
              </w:rPr>
              <w:fldChar w:fldCharType="end"/>
            </w:r>
          </w:hyperlink>
        </w:p>
        <w:p w14:paraId="0EB190F8" w14:textId="2F903158" w:rsidR="009A0C26" w:rsidRPr="009A0C26" w:rsidRDefault="00551DCB">
          <w:pPr>
            <w:pStyle w:val="TOC1"/>
            <w:rPr>
              <w:b w:val="0"/>
              <w:sz w:val="26"/>
              <w:szCs w:val="26"/>
            </w:rPr>
          </w:pPr>
          <w:hyperlink w:anchor="_Toc48054546" w:history="1">
            <w:r w:rsidR="009A0C26" w:rsidRPr="009A0C26">
              <w:rPr>
                <w:rStyle w:val="Hyperlink"/>
                <w:sz w:val="26"/>
                <w:szCs w:val="26"/>
              </w:rPr>
              <w:t>4. Accepting cluster data coming from the field</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_Toc48054546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7</w:t>
            </w:r>
            <w:r w:rsidR="009A0C26" w:rsidRPr="009A0C26">
              <w:rPr>
                <w:webHidden/>
                <w:sz w:val="26"/>
                <w:szCs w:val="26"/>
              </w:rPr>
              <w:fldChar w:fldCharType="end"/>
            </w:r>
          </w:hyperlink>
        </w:p>
        <w:p w14:paraId="4D1331B1" w14:textId="0F2EECFE" w:rsidR="009A0C26" w:rsidRPr="009A0C26" w:rsidRDefault="00551DCB">
          <w:pPr>
            <w:pStyle w:val="TOC1"/>
            <w:rPr>
              <w:b w:val="0"/>
              <w:sz w:val="26"/>
              <w:szCs w:val="26"/>
            </w:rPr>
          </w:pPr>
          <w:hyperlink w:anchor="_Toc48054547" w:history="1">
            <w:r w:rsidR="009A0C26" w:rsidRPr="009A0C26">
              <w:rPr>
                <w:rStyle w:val="Hyperlink"/>
                <w:sz w:val="26"/>
                <w:szCs w:val="26"/>
              </w:rPr>
              <w:t>5. Listing questionnaires for accepted clusters</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_Toc48054547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10</w:t>
            </w:r>
            <w:r w:rsidR="009A0C26" w:rsidRPr="009A0C26">
              <w:rPr>
                <w:webHidden/>
                <w:sz w:val="26"/>
                <w:szCs w:val="26"/>
              </w:rPr>
              <w:fldChar w:fldCharType="end"/>
            </w:r>
          </w:hyperlink>
        </w:p>
        <w:p w14:paraId="74662498" w14:textId="43713C29" w:rsidR="009A0C26" w:rsidRPr="009A0C26" w:rsidRDefault="00551DCB">
          <w:pPr>
            <w:pStyle w:val="TOC1"/>
            <w:rPr>
              <w:b w:val="0"/>
              <w:sz w:val="26"/>
              <w:szCs w:val="26"/>
            </w:rPr>
          </w:pPr>
          <w:hyperlink w:anchor="_Toc48054548" w:history="1">
            <w:r w:rsidR="009A0C26" w:rsidRPr="009A0C26">
              <w:rPr>
                <w:rStyle w:val="Hyperlink"/>
                <w:sz w:val="26"/>
                <w:szCs w:val="26"/>
              </w:rPr>
              <w:t>6. Modifying household and individual questionnaires for a cluster</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_Toc48054548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11</w:t>
            </w:r>
            <w:r w:rsidR="009A0C26" w:rsidRPr="009A0C26">
              <w:rPr>
                <w:webHidden/>
                <w:sz w:val="26"/>
                <w:szCs w:val="26"/>
              </w:rPr>
              <w:fldChar w:fldCharType="end"/>
            </w:r>
          </w:hyperlink>
        </w:p>
        <w:p w14:paraId="0D96DE7F" w14:textId="30DB0C3F" w:rsidR="009A0C26" w:rsidRPr="009A0C26" w:rsidRDefault="00551DCB">
          <w:pPr>
            <w:pStyle w:val="TOC1"/>
            <w:rPr>
              <w:b w:val="0"/>
              <w:sz w:val="26"/>
              <w:szCs w:val="26"/>
            </w:rPr>
          </w:pPr>
          <w:hyperlink w:anchor="_Toc48054549" w:history="1">
            <w:r w:rsidR="009A0C26" w:rsidRPr="009A0C26">
              <w:rPr>
                <w:rStyle w:val="Hyperlink"/>
                <w:sz w:val="26"/>
                <w:szCs w:val="26"/>
              </w:rPr>
              <w:t>7. Viewing notes taken at the time of the interview for the cluster</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_Toc48054549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13</w:t>
            </w:r>
            <w:r w:rsidR="009A0C26" w:rsidRPr="009A0C26">
              <w:rPr>
                <w:webHidden/>
                <w:sz w:val="26"/>
                <w:szCs w:val="26"/>
              </w:rPr>
              <w:fldChar w:fldCharType="end"/>
            </w:r>
          </w:hyperlink>
        </w:p>
        <w:p w14:paraId="6FE26A9A" w14:textId="1470A3C5" w:rsidR="009A0C26" w:rsidRPr="009A0C26" w:rsidRDefault="00551DCB">
          <w:pPr>
            <w:pStyle w:val="TOC1"/>
            <w:rPr>
              <w:b w:val="0"/>
              <w:sz w:val="26"/>
              <w:szCs w:val="26"/>
            </w:rPr>
          </w:pPr>
          <w:hyperlink w:anchor="_Toc48054550" w:history="1">
            <w:r w:rsidR="009A0C26" w:rsidRPr="009A0C26">
              <w:rPr>
                <w:rStyle w:val="Hyperlink"/>
                <w:sz w:val="26"/>
                <w:szCs w:val="26"/>
              </w:rPr>
              <w:t>8. Running secondary editing applications for the cluster</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_Toc48054550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15</w:t>
            </w:r>
            <w:r w:rsidR="009A0C26" w:rsidRPr="009A0C26">
              <w:rPr>
                <w:webHidden/>
                <w:sz w:val="26"/>
                <w:szCs w:val="26"/>
              </w:rPr>
              <w:fldChar w:fldCharType="end"/>
            </w:r>
          </w:hyperlink>
        </w:p>
        <w:p w14:paraId="5C208630" w14:textId="7920E07C" w:rsidR="009A0C26" w:rsidRPr="009A0C26" w:rsidRDefault="00551DCB">
          <w:pPr>
            <w:pStyle w:val="TOC1"/>
            <w:rPr>
              <w:b w:val="0"/>
              <w:sz w:val="26"/>
              <w:szCs w:val="26"/>
            </w:rPr>
          </w:pPr>
          <w:hyperlink w:anchor="_Toc48054551" w:history="1">
            <w:r w:rsidR="009A0C26" w:rsidRPr="009A0C26">
              <w:rPr>
                <w:rStyle w:val="Hyperlink"/>
                <w:sz w:val="26"/>
                <w:szCs w:val="26"/>
              </w:rPr>
              <w:t>9. Producing a data collection status report for all clusters</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_Toc48054551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17</w:t>
            </w:r>
            <w:r w:rsidR="009A0C26" w:rsidRPr="009A0C26">
              <w:rPr>
                <w:webHidden/>
                <w:sz w:val="26"/>
                <w:szCs w:val="26"/>
              </w:rPr>
              <w:fldChar w:fldCharType="end"/>
            </w:r>
          </w:hyperlink>
        </w:p>
        <w:p w14:paraId="66C8BD2C" w14:textId="3B514CA2" w:rsidR="009A0C26" w:rsidRPr="009A0C26" w:rsidRDefault="00551DCB">
          <w:pPr>
            <w:pStyle w:val="TOC1"/>
            <w:rPr>
              <w:b w:val="0"/>
              <w:sz w:val="26"/>
              <w:szCs w:val="26"/>
            </w:rPr>
          </w:pPr>
          <w:hyperlink w:anchor="_Toc48054552" w:history="1">
            <w:r w:rsidR="009A0C26" w:rsidRPr="009A0C26">
              <w:rPr>
                <w:rStyle w:val="Hyperlink"/>
                <w:sz w:val="26"/>
                <w:szCs w:val="26"/>
              </w:rPr>
              <w:t>10. Running check-field tables for the entire survey</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_Toc48054552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20</w:t>
            </w:r>
            <w:r w:rsidR="009A0C26" w:rsidRPr="009A0C26">
              <w:rPr>
                <w:webHidden/>
                <w:sz w:val="26"/>
                <w:szCs w:val="26"/>
              </w:rPr>
              <w:fldChar w:fldCharType="end"/>
            </w:r>
          </w:hyperlink>
        </w:p>
        <w:p w14:paraId="3E0E23BE" w14:textId="7E3E823E" w:rsidR="009A0C26" w:rsidRPr="009A0C26" w:rsidRDefault="00551DCB">
          <w:pPr>
            <w:pStyle w:val="TOC2"/>
            <w:tabs>
              <w:tab w:val="right" w:leader="dot" w:pos="9307"/>
            </w:tabs>
            <w:rPr>
              <w:noProof/>
              <w:sz w:val="26"/>
              <w:szCs w:val="26"/>
            </w:rPr>
          </w:pPr>
          <w:hyperlink w:anchor="_Toc48054553" w:history="1">
            <w:r w:rsidR="009A0C26" w:rsidRPr="009A0C26">
              <w:rPr>
                <w:rStyle w:val="Hyperlink"/>
                <w:noProof/>
                <w:sz w:val="26"/>
                <w:szCs w:val="26"/>
              </w:rPr>
              <w:t>10.1 How to use the tables</w:t>
            </w:r>
            <w:r w:rsidR="009A0C26" w:rsidRPr="009A0C26">
              <w:rPr>
                <w:noProof/>
                <w:webHidden/>
                <w:sz w:val="26"/>
                <w:szCs w:val="26"/>
              </w:rPr>
              <w:tab/>
            </w:r>
            <w:r w:rsidR="009A0C26" w:rsidRPr="009A0C26">
              <w:rPr>
                <w:noProof/>
                <w:webHidden/>
                <w:sz w:val="26"/>
                <w:szCs w:val="26"/>
              </w:rPr>
              <w:fldChar w:fldCharType="begin"/>
            </w:r>
            <w:r w:rsidR="009A0C26" w:rsidRPr="009A0C26">
              <w:rPr>
                <w:noProof/>
                <w:webHidden/>
                <w:sz w:val="26"/>
                <w:szCs w:val="26"/>
              </w:rPr>
              <w:instrText xml:space="preserve"> PAGEREF _Toc48054553 \h </w:instrText>
            </w:r>
            <w:r w:rsidR="009A0C26" w:rsidRPr="009A0C26">
              <w:rPr>
                <w:noProof/>
                <w:webHidden/>
                <w:sz w:val="26"/>
                <w:szCs w:val="26"/>
              </w:rPr>
            </w:r>
            <w:r w:rsidR="009A0C26" w:rsidRPr="009A0C26">
              <w:rPr>
                <w:noProof/>
                <w:webHidden/>
                <w:sz w:val="26"/>
                <w:szCs w:val="26"/>
              </w:rPr>
              <w:fldChar w:fldCharType="separate"/>
            </w:r>
            <w:r w:rsidR="009A0C26" w:rsidRPr="009A0C26">
              <w:rPr>
                <w:noProof/>
                <w:webHidden/>
                <w:sz w:val="26"/>
                <w:szCs w:val="26"/>
              </w:rPr>
              <w:t>20</w:t>
            </w:r>
            <w:r w:rsidR="009A0C26" w:rsidRPr="009A0C26">
              <w:rPr>
                <w:noProof/>
                <w:webHidden/>
                <w:sz w:val="26"/>
                <w:szCs w:val="26"/>
              </w:rPr>
              <w:fldChar w:fldCharType="end"/>
            </w:r>
          </w:hyperlink>
        </w:p>
        <w:p w14:paraId="3F7DF2EF" w14:textId="1B58FAA5" w:rsidR="009A0C26" w:rsidRPr="009A0C26" w:rsidRDefault="00551DCB">
          <w:pPr>
            <w:pStyle w:val="TOC2"/>
            <w:tabs>
              <w:tab w:val="right" w:leader="dot" w:pos="9307"/>
            </w:tabs>
            <w:rPr>
              <w:noProof/>
              <w:sz w:val="26"/>
              <w:szCs w:val="26"/>
            </w:rPr>
          </w:pPr>
          <w:hyperlink w:anchor="_Toc48054554" w:history="1">
            <w:r w:rsidR="009A0C26" w:rsidRPr="009A0C26">
              <w:rPr>
                <w:rStyle w:val="Hyperlink"/>
                <w:noProof/>
                <w:sz w:val="26"/>
                <w:szCs w:val="26"/>
              </w:rPr>
              <w:t>10.2 Reporting the findings from the field-check tables</w:t>
            </w:r>
            <w:r w:rsidR="009A0C26" w:rsidRPr="009A0C26">
              <w:rPr>
                <w:noProof/>
                <w:webHidden/>
                <w:sz w:val="26"/>
                <w:szCs w:val="26"/>
              </w:rPr>
              <w:tab/>
            </w:r>
            <w:r w:rsidR="009A0C26" w:rsidRPr="009A0C26">
              <w:rPr>
                <w:noProof/>
                <w:webHidden/>
                <w:sz w:val="26"/>
                <w:szCs w:val="26"/>
              </w:rPr>
              <w:fldChar w:fldCharType="begin"/>
            </w:r>
            <w:r w:rsidR="009A0C26" w:rsidRPr="009A0C26">
              <w:rPr>
                <w:noProof/>
                <w:webHidden/>
                <w:sz w:val="26"/>
                <w:szCs w:val="26"/>
              </w:rPr>
              <w:instrText xml:space="preserve"> PAGEREF _Toc48054554 \h </w:instrText>
            </w:r>
            <w:r w:rsidR="009A0C26" w:rsidRPr="009A0C26">
              <w:rPr>
                <w:noProof/>
                <w:webHidden/>
                <w:sz w:val="26"/>
                <w:szCs w:val="26"/>
              </w:rPr>
            </w:r>
            <w:r w:rsidR="009A0C26" w:rsidRPr="009A0C26">
              <w:rPr>
                <w:noProof/>
                <w:webHidden/>
                <w:sz w:val="26"/>
                <w:szCs w:val="26"/>
              </w:rPr>
              <w:fldChar w:fldCharType="separate"/>
            </w:r>
            <w:r w:rsidR="009A0C26" w:rsidRPr="009A0C26">
              <w:rPr>
                <w:noProof/>
                <w:webHidden/>
                <w:sz w:val="26"/>
                <w:szCs w:val="26"/>
              </w:rPr>
              <w:t>21</w:t>
            </w:r>
            <w:r w:rsidR="009A0C26" w:rsidRPr="009A0C26">
              <w:rPr>
                <w:noProof/>
                <w:webHidden/>
                <w:sz w:val="26"/>
                <w:szCs w:val="26"/>
              </w:rPr>
              <w:fldChar w:fldCharType="end"/>
            </w:r>
          </w:hyperlink>
        </w:p>
        <w:p w14:paraId="5DDD9C87" w14:textId="19695329" w:rsidR="009A0C26" w:rsidRPr="009A0C26" w:rsidRDefault="00551DCB">
          <w:pPr>
            <w:pStyle w:val="TOC2"/>
            <w:tabs>
              <w:tab w:val="right" w:leader="dot" w:pos="9307"/>
            </w:tabs>
            <w:rPr>
              <w:noProof/>
              <w:sz w:val="26"/>
              <w:szCs w:val="26"/>
            </w:rPr>
          </w:pPr>
          <w:hyperlink w:anchor="_Toc48054555" w:history="1">
            <w:r w:rsidR="009A0C26" w:rsidRPr="009A0C26">
              <w:rPr>
                <w:rStyle w:val="Hyperlink"/>
                <w:noProof/>
                <w:sz w:val="26"/>
                <w:szCs w:val="26"/>
              </w:rPr>
              <w:t>10.3 Running the field-check tables</w:t>
            </w:r>
            <w:r w:rsidR="009A0C26" w:rsidRPr="009A0C26">
              <w:rPr>
                <w:noProof/>
                <w:webHidden/>
                <w:sz w:val="26"/>
                <w:szCs w:val="26"/>
              </w:rPr>
              <w:tab/>
            </w:r>
            <w:r w:rsidR="009A0C26" w:rsidRPr="009A0C26">
              <w:rPr>
                <w:noProof/>
                <w:webHidden/>
                <w:sz w:val="26"/>
                <w:szCs w:val="26"/>
              </w:rPr>
              <w:fldChar w:fldCharType="begin"/>
            </w:r>
            <w:r w:rsidR="009A0C26" w:rsidRPr="009A0C26">
              <w:rPr>
                <w:noProof/>
                <w:webHidden/>
                <w:sz w:val="26"/>
                <w:szCs w:val="26"/>
              </w:rPr>
              <w:instrText xml:space="preserve"> PAGEREF _Toc48054555 \h </w:instrText>
            </w:r>
            <w:r w:rsidR="009A0C26" w:rsidRPr="009A0C26">
              <w:rPr>
                <w:noProof/>
                <w:webHidden/>
                <w:sz w:val="26"/>
                <w:szCs w:val="26"/>
              </w:rPr>
            </w:r>
            <w:r w:rsidR="009A0C26" w:rsidRPr="009A0C26">
              <w:rPr>
                <w:noProof/>
                <w:webHidden/>
                <w:sz w:val="26"/>
                <w:szCs w:val="26"/>
              </w:rPr>
              <w:fldChar w:fldCharType="separate"/>
            </w:r>
            <w:r w:rsidR="009A0C26" w:rsidRPr="009A0C26">
              <w:rPr>
                <w:noProof/>
                <w:webHidden/>
                <w:sz w:val="26"/>
                <w:szCs w:val="26"/>
              </w:rPr>
              <w:t>21</w:t>
            </w:r>
            <w:r w:rsidR="009A0C26" w:rsidRPr="009A0C26">
              <w:rPr>
                <w:noProof/>
                <w:webHidden/>
                <w:sz w:val="26"/>
                <w:szCs w:val="26"/>
              </w:rPr>
              <w:fldChar w:fldCharType="end"/>
            </w:r>
          </w:hyperlink>
        </w:p>
        <w:p w14:paraId="19CAE1DA" w14:textId="0BB45149" w:rsidR="009A0C26" w:rsidRPr="009A0C26" w:rsidRDefault="00551DCB">
          <w:pPr>
            <w:pStyle w:val="TOC1"/>
            <w:rPr>
              <w:b w:val="0"/>
              <w:sz w:val="26"/>
              <w:szCs w:val="26"/>
            </w:rPr>
          </w:pPr>
          <w:hyperlink w:anchor="_Toc48054556" w:history="1">
            <w:r w:rsidR="009A0C26" w:rsidRPr="009A0C26">
              <w:rPr>
                <w:rStyle w:val="Hyperlink"/>
                <w:sz w:val="26"/>
                <w:szCs w:val="26"/>
              </w:rPr>
              <w:t>11. Closing a cluster</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_Toc48054556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22</w:t>
            </w:r>
            <w:r w:rsidR="009A0C26" w:rsidRPr="009A0C26">
              <w:rPr>
                <w:webHidden/>
                <w:sz w:val="26"/>
                <w:szCs w:val="26"/>
              </w:rPr>
              <w:fldChar w:fldCharType="end"/>
            </w:r>
          </w:hyperlink>
        </w:p>
        <w:p w14:paraId="174736DF" w14:textId="0D9CB033" w:rsidR="009A0C26" w:rsidRPr="009A0C26" w:rsidRDefault="00551DCB">
          <w:pPr>
            <w:pStyle w:val="TOC1"/>
            <w:rPr>
              <w:b w:val="0"/>
              <w:sz w:val="26"/>
              <w:szCs w:val="26"/>
            </w:rPr>
          </w:pPr>
          <w:hyperlink w:anchor="_Toc48054557" w:history="1">
            <w:r w:rsidR="009A0C26" w:rsidRPr="009A0C26">
              <w:rPr>
                <w:rStyle w:val="Hyperlink"/>
                <w:sz w:val="26"/>
                <w:szCs w:val="26"/>
              </w:rPr>
              <w:t>12. Moving among clusters</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_Toc48054557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23</w:t>
            </w:r>
            <w:r w:rsidR="009A0C26" w:rsidRPr="009A0C26">
              <w:rPr>
                <w:webHidden/>
                <w:sz w:val="26"/>
                <w:szCs w:val="26"/>
              </w:rPr>
              <w:fldChar w:fldCharType="end"/>
            </w:r>
          </w:hyperlink>
        </w:p>
        <w:p w14:paraId="2210D837" w14:textId="19CFF82A" w:rsidR="009A0C26" w:rsidRPr="009A0C26" w:rsidRDefault="00551DCB">
          <w:pPr>
            <w:pStyle w:val="TOC1"/>
            <w:rPr>
              <w:b w:val="0"/>
              <w:sz w:val="26"/>
              <w:szCs w:val="26"/>
            </w:rPr>
          </w:pPr>
          <w:hyperlink w:anchor="_Toc48054558" w:history="1">
            <w:r w:rsidR="009A0C26" w:rsidRPr="009A0C26">
              <w:rPr>
                <w:rStyle w:val="Hyperlink"/>
                <w:sz w:val="26"/>
                <w:szCs w:val="26"/>
              </w:rPr>
              <w:t>13. Backing-up the data</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_Toc48054558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24</w:t>
            </w:r>
            <w:r w:rsidR="009A0C26" w:rsidRPr="009A0C26">
              <w:rPr>
                <w:webHidden/>
                <w:sz w:val="26"/>
                <w:szCs w:val="26"/>
              </w:rPr>
              <w:fldChar w:fldCharType="end"/>
            </w:r>
          </w:hyperlink>
        </w:p>
        <w:p w14:paraId="7B43693A" w14:textId="0EC25DCA" w:rsidR="009A0C26" w:rsidRPr="009A0C26" w:rsidRDefault="00551DCB">
          <w:pPr>
            <w:pStyle w:val="TOC1"/>
            <w:rPr>
              <w:b w:val="0"/>
              <w:sz w:val="26"/>
              <w:szCs w:val="26"/>
            </w:rPr>
          </w:pPr>
          <w:hyperlink w:anchor="_Toc48054559" w:history="1">
            <w:r w:rsidR="009A0C26" w:rsidRPr="009A0C26">
              <w:rPr>
                <w:rStyle w:val="Hyperlink"/>
                <w:sz w:val="26"/>
                <w:szCs w:val="26"/>
              </w:rPr>
              <w:t>14. Exit (Esc)</w:t>
            </w:r>
            <w:r w:rsidR="009A0C26" w:rsidRPr="009A0C26">
              <w:rPr>
                <w:webHidden/>
                <w:sz w:val="26"/>
                <w:szCs w:val="26"/>
              </w:rPr>
              <w:tab/>
            </w:r>
            <w:r w:rsidR="009A0C26" w:rsidRPr="009A0C26">
              <w:rPr>
                <w:webHidden/>
                <w:sz w:val="26"/>
                <w:szCs w:val="26"/>
              </w:rPr>
              <w:fldChar w:fldCharType="begin"/>
            </w:r>
            <w:r w:rsidR="009A0C26" w:rsidRPr="009A0C26">
              <w:rPr>
                <w:webHidden/>
                <w:sz w:val="26"/>
                <w:szCs w:val="26"/>
              </w:rPr>
              <w:instrText xml:space="preserve"> PAGEREF _Toc48054559 \h </w:instrText>
            </w:r>
            <w:r w:rsidR="009A0C26" w:rsidRPr="009A0C26">
              <w:rPr>
                <w:webHidden/>
                <w:sz w:val="26"/>
                <w:szCs w:val="26"/>
              </w:rPr>
            </w:r>
            <w:r w:rsidR="009A0C26" w:rsidRPr="009A0C26">
              <w:rPr>
                <w:webHidden/>
                <w:sz w:val="26"/>
                <w:szCs w:val="26"/>
              </w:rPr>
              <w:fldChar w:fldCharType="separate"/>
            </w:r>
            <w:r w:rsidR="009A0C26" w:rsidRPr="009A0C26">
              <w:rPr>
                <w:webHidden/>
                <w:sz w:val="26"/>
                <w:szCs w:val="26"/>
              </w:rPr>
              <w:t>25</w:t>
            </w:r>
            <w:r w:rsidR="009A0C26" w:rsidRPr="009A0C26">
              <w:rPr>
                <w:webHidden/>
                <w:sz w:val="26"/>
                <w:szCs w:val="26"/>
              </w:rPr>
              <w:fldChar w:fldCharType="end"/>
            </w:r>
          </w:hyperlink>
        </w:p>
        <w:p w14:paraId="5F4A4C2E" w14:textId="6428DF90" w:rsidR="009B5328" w:rsidRPr="002C2CAD" w:rsidRDefault="00622106" w:rsidP="00622106">
          <w:pPr>
            <w:rPr>
              <w:sz w:val="26"/>
              <w:szCs w:val="26"/>
            </w:rPr>
          </w:pPr>
          <w:r w:rsidRPr="009A0C26">
            <w:rPr>
              <w:b/>
              <w:bCs/>
              <w:noProof/>
              <w:sz w:val="26"/>
              <w:szCs w:val="26"/>
            </w:rPr>
            <w:fldChar w:fldCharType="end"/>
          </w:r>
        </w:p>
      </w:sdtContent>
    </w:sdt>
    <w:p w14:paraId="1AEEB62A" w14:textId="77CAF862" w:rsidR="00F00C5A" w:rsidRDefault="00F00C5A">
      <w:pPr>
        <w:rPr>
          <w:rFonts w:eastAsiaTheme="majorEastAsia" w:cstheme="majorBidi"/>
          <w:b/>
          <w:bCs/>
          <w:sz w:val="28"/>
          <w:szCs w:val="28"/>
        </w:rPr>
      </w:pPr>
      <w:r>
        <w:br w:type="page"/>
      </w:r>
    </w:p>
    <w:p w14:paraId="6D371967" w14:textId="11CA0338" w:rsidR="00A1629F" w:rsidRPr="00BA3CA5" w:rsidRDefault="0073205D" w:rsidP="000D6EE9">
      <w:pPr>
        <w:pStyle w:val="Heading1"/>
        <w:rPr>
          <w:szCs w:val="26"/>
        </w:rPr>
      </w:pPr>
      <w:bookmarkStart w:id="1" w:name="_Toc48054543"/>
      <w:bookmarkEnd w:id="0"/>
      <w:r w:rsidRPr="00BA3CA5">
        <w:rPr>
          <w:szCs w:val="26"/>
        </w:rPr>
        <w:lastRenderedPageBreak/>
        <w:t>1</w:t>
      </w:r>
      <w:r w:rsidR="00170744" w:rsidRPr="00BA3CA5">
        <w:rPr>
          <w:szCs w:val="26"/>
        </w:rPr>
        <w:t>.</w:t>
      </w:r>
      <w:r w:rsidRPr="00BA3CA5">
        <w:rPr>
          <w:szCs w:val="26"/>
        </w:rPr>
        <w:t xml:space="preserve"> </w:t>
      </w:r>
      <w:r w:rsidR="00A1629F" w:rsidRPr="00BA3CA5">
        <w:rPr>
          <w:szCs w:val="26"/>
        </w:rPr>
        <w:t>Introduction</w:t>
      </w:r>
      <w:bookmarkEnd w:id="1"/>
    </w:p>
    <w:p w14:paraId="316F9B62" w14:textId="6BA8CA29" w:rsidR="000F39D4" w:rsidRDefault="000F39D4" w:rsidP="00E76993">
      <w:pPr>
        <w:pStyle w:val="ListParagraph"/>
        <w:ind w:left="0"/>
        <w:jc w:val="both"/>
      </w:pPr>
      <w:r>
        <w:t xml:space="preserve">The </w:t>
      </w:r>
      <w:r w:rsidR="00313526">
        <w:t xml:space="preserve">purpose of the </w:t>
      </w:r>
      <w:r>
        <w:t xml:space="preserve">central office system is to </w:t>
      </w:r>
      <w:r w:rsidR="00A1629F">
        <w:t>centralize</w:t>
      </w:r>
      <w:r w:rsidR="00FC5619">
        <w:t xml:space="preserve">, </w:t>
      </w:r>
      <w:r>
        <w:t xml:space="preserve">monitor </w:t>
      </w:r>
      <w:r w:rsidR="00FC5619">
        <w:t xml:space="preserve">and carry out the post-processing of a </w:t>
      </w:r>
      <w:r w:rsidR="00A1629F">
        <w:t xml:space="preserve">DHS data collection </w:t>
      </w:r>
      <w:r>
        <w:t>operation.</w:t>
      </w:r>
      <w:r w:rsidR="00BC317B">
        <w:t xml:space="preserve"> </w:t>
      </w:r>
      <w:r>
        <w:t xml:space="preserve"> </w:t>
      </w:r>
      <w:r w:rsidR="0073205D">
        <w:t>To properly accomplish this task</w:t>
      </w:r>
      <w:r w:rsidR="00BC317B">
        <w:t>,</w:t>
      </w:r>
      <w:r w:rsidR="001C58EB">
        <w:t xml:space="preserve"> the system maintains a </w:t>
      </w:r>
      <w:r w:rsidR="00FC5619">
        <w:t>“C</w:t>
      </w:r>
      <w:r w:rsidR="0073205D">
        <w:t xml:space="preserve">ontrol </w:t>
      </w:r>
      <w:r w:rsidR="00FC5619">
        <w:t>D</w:t>
      </w:r>
      <w:r w:rsidR="00340F01">
        <w:t>atabase</w:t>
      </w:r>
      <w:r w:rsidR="00FC5619">
        <w:t>”</w:t>
      </w:r>
      <w:r w:rsidR="00340F01">
        <w:t xml:space="preserve"> </w:t>
      </w:r>
      <w:r w:rsidR="001C58EB">
        <w:t xml:space="preserve">to keep track of the status </w:t>
      </w:r>
      <w:r w:rsidR="00A8603D">
        <w:t xml:space="preserve">for </w:t>
      </w:r>
      <w:r w:rsidR="001C58EB">
        <w:t xml:space="preserve">every cluster.  </w:t>
      </w:r>
      <w:r w:rsidR="00D80D39">
        <w:t>The individual assigned to operate this system will be referred in this do</w:t>
      </w:r>
      <w:r w:rsidR="00BC317B">
        <w:t xml:space="preserve">cument as the “Administrator”. </w:t>
      </w:r>
      <w:r>
        <w:t xml:space="preserve"> It is recommended </w:t>
      </w:r>
      <w:r w:rsidR="00D80D39">
        <w:t xml:space="preserve">that the person designated as Administrator is </w:t>
      </w:r>
      <w:r>
        <w:t>familiar with this type of fieldwork operation</w:t>
      </w:r>
      <w:r w:rsidR="00FC5619">
        <w:t xml:space="preserve">, </w:t>
      </w:r>
      <w:r w:rsidR="009A73E5">
        <w:t>s/</w:t>
      </w:r>
      <w:r w:rsidR="005D0BEE">
        <w:t xml:space="preserve">he </w:t>
      </w:r>
      <w:r w:rsidR="00FC5619">
        <w:t xml:space="preserve">needs to be involved in the survey pretest and main training and </w:t>
      </w:r>
      <w:r w:rsidR="005D0BEE">
        <w:t xml:space="preserve">should have </w:t>
      </w:r>
      <w:r w:rsidR="00FC5619">
        <w:t>ample familiarization with computers</w:t>
      </w:r>
      <w:r>
        <w:t>.  The computer where the system is installed requires access to internet</w:t>
      </w:r>
      <w:r w:rsidR="005D0BEE">
        <w:t xml:space="preserve">.  Access to internet is required </w:t>
      </w:r>
      <w:r>
        <w:t xml:space="preserve">because </w:t>
      </w:r>
      <w:r w:rsidR="005D0BEE">
        <w:t xml:space="preserve">the system </w:t>
      </w:r>
      <w:r>
        <w:t xml:space="preserve">uses the Internet File Streaming System (IFSS) to download the data being collected </w:t>
      </w:r>
      <w:r w:rsidR="005D0BEE">
        <w:t xml:space="preserve">and transferred from the field by fieldwork supervisors. </w:t>
      </w:r>
    </w:p>
    <w:p w14:paraId="079772A2" w14:textId="77F58A11" w:rsidR="00430DE4" w:rsidRDefault="00430DE4" w:rsidP="00E76993">
      <w:pPr>
        <w:pStyle w:val="ListParagraph"/>
        <w:ind w:left="0"/>
        <w:jc w:val="both"/>
      </w:pPr>
    </w:p>
    <w:p w14:paraId="6602B308" w14:textId="685CBC37" w:rsidR="000F39D4" w:rsidRDefault="00430DE4" w:rsidP="00E76993">
      <w:pPr>
        <w:pStyle w:val="ListParagraph"/>
        <w:ind w:left="0"/>
        <w:jc w:val="both"/>
      </w:pPr>
      <w:r>
        <w:t xml:space="preserve">To start the system, </w:t>
      </w:r>
      <w:r w:rsidR="009A73E5">
        <w:t xml:space="preserve">double </w:t>
      </w:r>
      <w:r>
        <w:t xml:space="preserve">click on the </w:t>
      </w:r>
      <w:r>
        <w:rPr>
          <w:noProof/>
        </w:rPr>
        <w:drawing>
          <wp:inline distT="0" distB="0" distL="0" distR="0" wp14:anchorId="4638D62B" wp14:editId="18808CB2">
            <wp:extent cx="48260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00" cy="438150"/>
                    </a:xfrm>
                    <a:prstGeom prst="rect">
                      <a:avLst/>
                    </a:prstGeom>
                  </pic:spPr>
                </pic:pic>
              </a:graphicData>
            </a:graphic>
          </wp:inline>
        </w:drawing>
      </w:r>
      <w:r>
        <w:t xml:space="preserve"> icon on the desktop designated for that purpose.  </w:t>
      </w:r>
      <w:r w:rsidR="000F39D4">
        <w:t xml:space="preserve">The </w:t>
      </w:r>
      <w:r w:rsidR="00090933">
        <w:t>Central Office S</w:t>
      </w:r>
      <w:r w:rsidR="000F39D4">
        <w:t xml:space="preserve">ystem is set-up in </w:t>
      </w:r>
      <w:r w:rsidR="005D0BEE">
        <w:t xml:space="preserve">such </w:t>
      </w:r>
      <w:r w:rsidR="000F39D4">
        <w:t xml:space="preserve">a way that </w:t>
      </w:r>
      <w:r w:rsidR="00090933">
        <w:t xml:space="preserve">it </w:t>
      </w:r>
      <w:r w:rsidR="000F39D4">
        <w:t xml:space="preserve">first </w:t>
      </w:r>
      <w:r w:rsidR="001B3208">
        <w:t>access</w:t>
      </w:r>
      <w:r w:rsidR="00090933">
        <w:t>es</w:t>
      </w:r>
      <w:r w:rsidR="001B3208">
        <w:t xml:space="preserve"> </w:t>
      </w:r>
      <w:r w:rsidR="00090933">
        <w:t xml:space="preserve">the </w:t>
      </w:r>
      <w:r w:rsidR="00730E8F">
        <w:t>Internet File Streaming System (</w:t>
      </w:r>
      <w:r w:rsidR="001B3208">
        <w:t>IFSS</w:t>
      </w:r>
      <w:r w:rsidR="00730E8F">
        <w:t>)</w:t>
      </w:r>
      <w:r w:rsidR="00090933">
        <w:t xml:space="preserve">. The purpose for this step is to </w:t>
      </w:r>
      <w:r w:rsidR="001B3208">
        <w:t xml:space="preserve">download </w:t>
      </w:r>
      <w:r w:rsidR="00730E8F">
        <w:t xml:space="preserve">to the central office desktop </w:t>
      </w:r>
      <w:r w:rsidR="001B3208">
        <w:t xml:space="preserve">the </w:t>
      </w:r>
      <w:r w:rsidR="00090933">
        <w:t xml:space="preserve">data </w:t>
      </w:r>
      <w:r w:rsidR="001B3208">
        <w:t xml:space="preserve">uploaded by </w:t>
      </w:r>
      <w:r w:rsidR="00A1629F">
        <w:t xml:space="preserve">supervisors </w:t>
      </w:r>
      <w:r w:rsidR="00730E8F">
        <w:t>in the fi</w:t>
      </w:r>
      <w:r w:rsidR="00090933">
        <w:t>e</w:t>
      </w:r>
      <w:r w:rsidR="00730E8F">
        <w:t>ld</w:t>
      </w:r>
      <w:r w:rsidR="001B3208">
        <w:t xml:space="preserve">.  The DHS data processing expert will </w:t>
      </w:r>
      <w:r w:rsidR="00D80D39">
        <w:t xml:space="preserve">provide the Administrator with a </w:t>
      </w:r>
      <w:r w:rsidR="00445CB3">
        <w:t>username</w:t>
      </w:r>
      <w:r w:rsidR="00D80D39">
        <w:t xml:space="preserve"> and password to get access to IFSS.</w:t>
      </w:r>
    </w:p>
    <w:p w14:paraId="109B1DCA" w14:textId="77777777" w:rsidR="001B3208" w:rsidRDefault="001B3208" w:rsidP="00E76993">
      <w:pPr>
        <w:pStyle w:val="ListParagraph"/>
        <w:ind w:left="0"/>
        <w:jc w:val="both"/>
      </w:pPr>
    </w:p>
    <w:p w14:paraId="29D286BB" w14:textId="77777777" w:rsidR="001B3208" w:rsidRDefault="001B3208" w:rsidP="00BC317B">
      <w:pPr>
        <w:pStyle w:val="ListParagraph"/>
        <w:spacing w:after="0" w:line="240" w:lineRule="auto"/>
        <w:ind w:left="0"/>
        <w:jc w:val="center"/>
      </w:pPr>
      <w:r>
        <w:rPr>
          <w:noProof/>
        </w:rPr>
        <w:drawing>
          <wp:inline distT="0" distB="0" distL="0" distR="0" wp14:anchorId="201EC3FB" wp14:editId="575139B7">
            <wp:extent cx="35623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0" cy="2895600"/>
                    </a:xfrm>
                    <a:prstGeom prst="rect">
                      <a:avLst/>
                    </a:prstGeom>
                  </pic:spPr>
                </pic:pic>
              </a:graphicData>
            </a:graphic>
          </wp:inline>
        </w:drawing>
      </w:r>
    </w:p>
    <w:p w14:paraId="0C877E31" w14:textId="77777777" w:rsidR="00BC317B" w:rsidRDefault="00BC317B" w:rsidP="00BC317B">
      <w:pPr>
        <w:pStyle w:val="ListParagraph"/>
        <w:spacing w:after="0" w:line="240" w:lineRule="auto"/>
        <w:ind w:left="0"/>
      </w:pPr>
    </w:p>
    <w:p w14:paraId="4500D180" w14:textId="77777777" w:rsidR="00BC317B" w:rsidRPr="000F39D4" w:rsidRDefault="00BC317B" w:rsidP="00BC317B">
      <w:pPr>
        <w:pStyle w:val="ListParagraph"/>
        <w:spacing w:after="0" w:line="240" w:lineRule="auto"/>
        <w:ind w:left="0"/>
      </w:pPr>
    </w:p>
    <w:p w14:paraId="4B720214" w14:textId="24988D6C" w:rsidR="00A8603D" w:rsidRPr="00BA3CA5" w:rsidRDefault="0073205D" w:rsidP="00BA3CA5">
      <w:pPr>
        <w:pStyle w:val="Heading1"/>
        <w:rPr>
          <w:szCs w:val="26"/>
        </w:rPr>
      </w:pPr>
      <w:bookmarkStart w:id="2" w:name="_Toc512445963"/>
      <w:bookmarkStart w:id="3" w:name="_Toc48054544"/>
      <w:r w:rsidRPr="00BA3CA5">
        <w:rPr>
          <w:szCs w:val="26"/>
        </w:rPr>
        <w:t>2</w:t>
      </w:r>
      <w:r w:rsidR="00170744" w:rsidRPr="00BA3CA5">
        <w:rPr>
          <w:szCs w:val="26"/>
        </w:rPr>
        <w:t>.</w:t>
      </w:r>
      <w:r w:rsidR="00A8603D" w:rsidRPr="00BA3CA5">
        <w:rPr>
          <w:szCs w:val="26"/>
        </w:rPr>
        <w:t xml:space="preserve"> Analysis of </w:t>
      </w:r>
      <w:r w:rsidR="00BC317B" w:rsidRPr="00BA3CA5">
        <w:rPr>
          <w:szCs w:val="26"/>
        </w:rPr>
        <w:t>I</w:t>
      </w:r>
      <w:r w:rsidR="00A8603D" w:rsidRPr="00BA3CA5">
        <w:rPr>
          <w:szCs w:val="26"/>
        </w:rPr>
        <w:t xml:space="preserve">ncoming </w:t>
      </w:r>
      <w:r w:rsidR="00C32175" w:rsidRPr="00BA3CA5">
        <w:rPr>
          <w:szCs w:val="26"/>
        </w:rPr>
        <w:t>d</w:t>
      </w:r>
      <w:r w:rsidRPr="00BA3CA5">
        <w:rPr>
          <w:szCs w:val="26"/>
        </w:rPr>
        <w:t xml:space="preserve">ata </w:t>
      </w:r>
      <w:r w:rsidR="00A8603D" w:rsidRPr="00BA3CA5">
        <w:rPr>
          <w:szCs w:val="26"/>
        </w:rPr>
        <w:t xml:space="preserve">from the </w:t>
      </w:r>
      <w:r w:rsidR="00C32175" w:rsidRPr="00BA3CA5">
        <w:rPr>
          <w:szCs w:val="26"/>
        </w:rPr>
        <w:t>f</w:t>
      </w:r>
      <w:r w:rsidR="00A8603D" w:rsidRPr="00BA3CA5">
        <w:rPr>
          <w:szCs w:val="26"/>
        </w:rPr>
        <w:t>i</w:t>
      </w:r>
      <w:r w:rsidR="00730E8F" w:rsidRPr="00BA3CA5">
        <w:rPr>
          <w:szCs w:val="26"/>
        </w:rPr>
        <w:t>e</w:t>
      </w:r>
      <w:r w:rsidR="00A8603D" w:rsidRPr="00BA3CA5">
        <w:rPr>
          <w:szCs w:val="26"/>
        </w:rPr>
        <w:t>ld</w:t>
      </w:r>
      <w:bookmarkEnd w:id="2"/>
      <w:bookmarkEnd w:id="3"/>
    </w:p>
    <w:p w14:paraId="68CDB18B" w14:textId="7EF55A7D" w:rsidR="00CB5E77" w:rsidRDefault="00313526" w:rsidP="00BC317B">
      <w:pPr>
        <w:pStyle w:val="cuerpo1"/>
        <w:rPr>
          <w:noProof/>
        </w:rPr>
      </w:pPr>
      <w:r>
        <w:rPr>
          <w:noProof/>
        </w:rPr>
        <w:t>Upon sucessfully</w:t>
      </w:r>
      <w:r w:rsidR="005D0BEE">
        <w:rPr>
          <w:noProof/>
        </w:rPr>
        <w:t xml:space="preserve"> loging into the system and if internt is available</w:t>
      </w:r>
      <w:r>
        <w:rPr>
          <w:noProof/>
        </w:rPr>
        <w:t xml:space="preserve">, </w:t>
      </w:r>
      <w:r w:rsidR="00D80D39">
        <w:rPr>
          <w:noProof/>
        </w:rPr>
        <w:t xml:space="preserve">IFSS downloads </w:t>
      </w:r>
      <w:r w:rsidR="0073205D">
        <w:rPr>
          <w:noProof/>
        </w:rPr>
        <w:t xml:space="preserve">to the </w:t>
      </w:r>
      <w:r w:rsidR="00014144">
        <w:rPr>
          <w:noProof/>
        </w:rPr>
        <w:t xml:space="preserve">designated </w:t>
      </w:r>
      <w:r w:rsidR="0073205D">
        <w:rPr>
          <w:noProof/>
        </w:rPr>
        <w:t xml:space="preserve">central office desktop, </w:t>
      </w:r>
      <w:r>
        <w:rPr>
          <w:noProof/>
        </w:rPr>
        <w:t xml:space="preserve">the data </w:t>
      </w:r>
      <w:r w:rsidR="0073205D">
        <w:rPr>
          <w:noProof/>
        </w:rPr>
        <w:t>being sent by supervisors fr</w:t>
      </w:r>
      <w:r w:rsidR="009A73E5">
        <w:rPr>
          <w:noProof/>
        </w:rPr>
        <w:t>o</w:t>
      </w:r>
      <w:r w:rsidR="0073205D">
        <w:rPr>
          <w:noProof/>
        </w:rPr>
        <w:t>m the fi</w:t>
      </w:r>
      <w:r w:rsidR="00014144">
        <w:rPr>
          <w:noProof/>
        </w:rPr>
        <w:t>e</w:t>
      </w:r>
      <w:r w:rsidR="0073205D">
        <w:rPr>
          <w:noProof/>
        </w:rPr>
        <w:t>ld.  As mentioned in the supervisor and interviewer manuals, supervisors centralize data from all team members in the fie</w:t>
      </w:r>
      <w:r w:rsidR="009A73E5">
        <w:rPr>
          <w:noProof/>
        </w:rPr>
        <w:t>l</w:t>
      </w:r>
      <w:r w:rsidR="0073205D">
        <w:rPr>
          <w:noProof/>
        </w:rPr>
        <w:t xml:space="preserve">d and sent that data </w:t>
      </w:r>
      <w:r w:rsidR="00812F8D">
        <w:rPr>
          <w:noProof/>
        </w:rPr>
        <w:t xml:space="preserve">to </w:t>
      </w:r>
      <w:r w:rsidR="005D0BEE">
        <w:rPr>
          <w:noProof/>
        </w:rPr>
        <w:t>the c</w:t>
      </w:r>
      <w:r w:rsidR="00D80D39">
        <w:rPr>
          <w:noProof/>
        </w:rPr>
        <w:t xml:space="preserve">entral </w:t>
      </w:r>
      <w:r w:rsidR="005D0BEE">
        <w:rPr>
          <w:noProof/>
        </w:rPr>
        <w:t>o</w:t>
      </w:r>
      <w:r w:rsidR="00D80D39">
        <w:rPr>
          <w:noProof/>
        </w:rPr>
        <w:t>ffice</w:t>
      </w:r>
      <w:r w:rsidR="00812F8D">
        <w:rPr>
          <w:noProof/>
        </w:rPr>
        <w:t xml:space="preserve"> via IFSS</w:t>
      </w:r>
      <w:r>
        <w:rPr>
          <w:noProof/>
        </w:rPr>
        <w:t xml:space="preserve">.  </w:t>
      </w:r>
      <w:r w:rsidR="00CB5E77">
        <w:rPr>
          <w:noProof/>
        </w:rPr>
        <w:t>The system is designed to upload to the IFSS server the f</w:t>
      </w:r>
      <w:r w:rsidR="008A1A52">
        <w:rPr>
          <w:noProof/>
        </w:rPr>
        <w:t>iles listed in the table below.</w:t>
      </w:r>
      <w:r w:rsidR="00636C46">
        <w:rPr>
          <w:noProof/>
        </w:rPr>
        <w:t xml:space="preserve"> The table provides a list of the typical files in a DHS survey operation that are </w:t>
      </w:r>
      <w:r w:rsidR="00D15718">
        <w:rPr>
          <w:noProof/>
        </w:rPr>
        <w:t xml:space="preserve">uploaded </w:t>
      </w:r>
      <w:r w:rsidR="00636C46">
        <w:rPr>
          <w:noProof/>
        </w:rPr>
        <w:t>by supervisors and downloaded in the central office. The column “</w:t>
      </w:r>
      <w:r w:rsidR="00636C46" w:rsidRPr="00636C46">
        <w:rPr>
          <w:b/>
          <w:bCs/>
          <w:noProof/>
        </w:rPr>
        <w:t>Origin - Supervisor</w:t>
      </w:r>
      <w:r w:rsidR="00636C46">
        <w:rPr>
          <w:noProof/>
        </w:rPr>
        <w:t>” indicates the directories where the files are stored in the supervisor tablet.  The column “</w:t>
      </w:r>
      <w:r w:rsidR="00636C46" w:rsidRPr="00636C46">
        <w:rPr>
          <w:b/>
          <w:bCs/>
          <w:noProof/>
        </w:rPr>
        <w:t>Destination – Central Office</w:t>
      </w:r>
      <w:r w:rsidR="00636C46">
        <w:rPr>
          <w:noProof/>
        </w:rPr>
        <w:t xml:space="preserve">” </w:t>
      </w:r>
      <w:r w:rsidR="00636C46">
        <w:rPr>
          <w:noProof/>
        </w:rPr>
        <w:lastRenderedPageBreak/>
        <w:t xml:space="preserve">lists the directory names where the data is downloaded in the central office desktop.  </w:t>
      </w:r>
      <w:r w:rsidR="008A1A52">
        <w:rPr>
          <w:noProof/>
        </w:rPr>
        <w:t xml:space="preserve">Files coming from \Final and </w:t>
      </w:r>
      <w:r w:rsidR="00636C46">
        <w:rPr>
          <w:noProof/>
        </w:rPr>
        <w:t xml:space="preserve">downloaded </w:t>
      </w:r>
      <w:r w:rsidR="008A1A52">
        <w:rPr>
          <w:noProof/>
        </w:rPr>
        <w:t xml:space="preserve">into \Arrived </w:t>
      </w:r>
      <w:r w:rsidR="009A73E5">
        <w:rPr>
          <w:noProof/>
        </w:rPr>
        <w:t xml:space="preserve">folders </w:t>
      </w:r>
      <w:r w:rsidR="008A1A52">
        <w:rPr>
          <w:noProof/>
        </w:rPr>
        <w:t xml:space="preserve">correspond to clusters sucessfully closed by supervisors.  Files </w:t>
      </w:r>
      <w:r w:rsidR="00636C46">
        <w:rPr>
          <w:noProof/>
        </w:rPr>
        <w:t xml:space="preserve">uploaded and downloaded </w:t>
      </w:r>
      <w:r w:rsidR="008A1A52">
        <w:rPr>
          <w:noProof/>
        </w:rPr>
        <w:t xml:space="preserve">into \Ref </w:t>
      </w:r>
      <w:r w:rsidR="009A73E5">
        <w:rPr>
          <w:noProof/>
        </w:rPr>
        <w:t>folder</w:t>
      </w:r>
      <w:r w:rsidR="008A1A52">
        <w:rPr>
          <w:noProof/>
        </w:rPr>
        <w:t xml:space="preserve">, are auxiliary files used by supervisors to keep track of each household in a cluster and to store transmittal sheets for biomarkers like HIV and malaria that require the use of barcodes.  Files </w:t>
      </w:r>
      <w:r w:rsidR="00636C46">
        <w:rPr>
          <w:noProof/>
        </w:rPr>
        <w:t xml:space="preserve">uploaded </w:t>
      </w:r>
      <w:r w:rsidR="008A1A52">
        <w:rPr>
          <w:noProof/>
        </w:rPr>
        <w:t xml:space="preserve">from \Receive and </w:t>
      </w:r>
      <w:r w:rsidR="00636C46">
        <w:rPr>
          <w:noProof/>
        </w:rPr>
        <w:t xml:space="preserve">downloaded </w:t>
      </w:r>
      <w:r w:rsidR="008A1A52">
        <w:rPr>
          <w:noProof/>
        </w:rPr>
        <w:t>in</w:t>
      </w:r>
      <w:r w:rsidR="00D15718">
        <w:rPr>
          <w:noProof/>
        </w:rPr>
        <w:t>to</w:t>
      </w:r>
      <w:r w:rsidR="008A1A52">
        <w:rPr>
          <w:noProof/>
        </w:rPr>
        <w:t xml:space="preserve"> \Work </w:t>
      </w:r>
      <w:r w:rsidR="00B51352">
        <w:rPr>
          <w:noProof/>
        </w:rPr>
        <w:t xml:space="preserve">folders </w:t>
      </w:r>
      <w:r w:rsidR="008A1A52">
        <w:rPr>
          <w:noProof/>
        </w:rPr>
        <w:t>correspond to all files generated by interviwevers in each cluster</w:t>
      </w:r>
      <w:r w:rsidR="00D15718">
        <w:rPr>
          <w:noProof/>
        </w:rPr>
        <w:t>.  T</w:t>
      </w:r>
      <w:r w:rsidR="00EF459B">
        <w:rPr>
          <w:noProof/>
        </w:rPr>
        <w:t>hey are sent to central office for back-up purposes</w:t>
      </w:r>
      <w:r w:rsidR="008A1A52">
        <w:rPr>
          <w:noProof/>
        </w:rPr>
        <w:t>.</w:t>
      </w:r>
      <w:r w:rsidR="00EF459B">
        <w:rPr>
          <w:noProof/>
        </w:rPr>
        <w:t xml:space="preserve"> </w:t>
      </w:r>
      <w:r w:rsidR="005D0BEE">
        <w:rPr>
          <w:noProof/>
        </w:rPr>
        <w:t xml:space="preserve"> </w:t>
      </w:r>
    </w:p>
    <w:p w14:paraId="062C3E6D" w14:textId="6A639B96" w:rsidR="00636C46" w:rsidRDefault="00636C46" w:rsidP="00BC317B">
      <w:pPr>
        <w:pStyle w:val="cuerpo1"/>
        <w:rPr>
          <w:noProof/>
        </w:rPr>
      </w:pPr>
    </w:p>
    <w:p w14:paraId="0A54A7FB" w14:textId="4DD4FE88" w:rsidR="00636C46" w:rsidRPr="00636C46" w:rsidRDefault="00636C46" w:rsidP="00636C46">
      <w:pPr>
        <w:pStyle w:val="cuerpo1"/>
        <w:jc w:val="center"/>
        <w:rPr>
          <w:b/>
          <w:bCs/>
          <w:noProof/>
        </w:rPr>
      </w:pPr>
      <w:r w:rsidRPr="00636C46">
        <w:rPr>
          <w:b/>
          <w:bCs/>
          <w:noProof/>
        </w:rPr>
        <w:t xml:space="preserve">Summary of </w:t>
      </w:r>
      <w:r w:rsidR="002E38F3">
        <w:rPr>
          <w:b/>
          <w:bCs/>
          <w:noProof/>
        </w:rPr>
        <w:t xml:space="preserve">data </w:t>
      </w:r>
      <w:r w:rsidRPr="00636C46">
        <w:rPr>
          <w:b/>
          <w:bCs/>
          <w:noProof/>
        </w:rPr>
        <w:t>files Uploaded by Supervisors and Downloaded at the Central office</w:t>
      </w:r>
    </w:p>
    <w:p w14:paraId="2309B17E" w14:textId="45EAE0E7" w:rsidR="00CB5E77" w:rsidRDefault="00CB5E77" w:rsidP="00BC317B">
      <w:pPr>
        <w:pStyle w:val="cuerpo1"/>
        <w:rPr>
          <w:noProof/>
        </w:rPr>
      </w:pPr>
    </w:p>
    <w:tbl>
      <w:tblPr>
        <w:tblStyle w:val="TableGrid"/>
        <w:tblW w:w="9535" w:type="dxa"/>
        <w:tblLook w:val="04A0" w:firstRow="1" w:lastRow="0" w:firstColumn="1" w:lastColumn="0" w:noHBand="0" w:noVBand="1"/>
      </w:tblPr>
      <w:tblGrid>
        <w:gridCol w:w="1435"/>
        <w:gridCol w:w="1620"/>
        <w:gridCol w:w="6480"/>
      </w:tblGrid>
      <w:tr w:rsidR="00CB5E77" w14:paraId="39AF9112" w14:textId="77777777" w:rsidTr="00CB5E77">
        <w:tc>
          <w:tcPr>
            <w:tcW w:w="1435" w:type="dxa"/>
          </w:tcPr>
          <w:p w14:paraId="4E583035" w14:textId="27AFBA65" w:rsidR="00CB5E77" w:rsidRPr="00CB5E77" w:rsidRDefault="00CB5E77" w:rsidP="00BC317B">
            <w:pPr>
              <w:pStyle w:val="cuerpo1"/>
              <w:rPr>
                <w:b/>
                <w:bCs/>
                <w:noProof/>
              </w:rPr>
            </w:pPr>
            <w:r w:rsidRPr="00CB5E77">
              <w:rPr>
                <w:b/>
                <w:bCs/>
                <w:noProof/>
              </w:rPr>
              <w:t>Origin - supervisor</w:t>
            </w:r>
          </w:p>
        </w:tc>
        <w:tc>
          <w:tcPr>
            <w:tcW w:w="1620" w:type="dxa"/>
          </w:tcPr>
          <w:p w14:paraId="283E49EE" w14:textId="7A367DF2" w:rsidR="00CB5E77" w:rsidRPr="00CB5E77" w:rsidRDefault="00CB5E77" w:rsidP="00BC317B">
            <w:pPr>
              <w:pStyle w:val="cuerpo1"/>
              <w:rPr>
                <w:b/>
                <w:bCs/>
                <w:noProof/>
              </w:rPr>
            </w:pPr>
            <w:r w:rsidRPr="00CB5E77">
              <w:rPr>
                <w:b/>
                <w:bCs/>
                <w:noProof/>
              </w:rPr>
              <w:t>Destination – Central office</w:t>
            </w:r>
          </w:p>
        </w:tc>
        <w:tc>
          <w:tcPr>
            <w:tcW w:w="6480" w:type="dxa"/>
          </w:tcPr>
          <w:p w14:paraId="78A6FFC8" w14:textId="0E0D5BFE" w:rsidR="00CB5E77" w:rsidRPr="00CB5E77" w:rsidRDefault="00CB5E77" w:rsidP="00BC317B">
            <w:pPr>
              <w:pStyle w:val="cuerpo1"/>
              <w:rPr>
                <w:b/>
                <w:bCs/>
                <w:noProof/>
              </w:rPr>
            </w:pPr>
            <w:r w:rsidRPr="00CB5E77">
              <w:rPr>
                <w:b/>
                <w:bCs/>
                <w:noProof/>
              </w:rPr>
              <w:t>Description</w:t>
            </w:r>
          </w:p>
        </w:tc>
      </w:tr>
      <w:tr w:rsidR="00441380" w14:paraId="1F21CD0E" w14:textId="77777777" w:rsidTr="00CB5E77">
        <w:tc>
          <w:tcPr>
            <w:tcW w:w="1435" w:type="dxa"/>
          </w:tcPr>
          <w:p w14:paraId="54E87551" w14:textId="4372CEAE" w:rsidR="00441380" w:rsidRDefault="00441380" w:rsidP="00BC317B">
            <w:pPr>
              <w:pStyle w:val="cuerpo1"/>
              <w:rPr>
                <w:noProof/>
              </w:rPr>
            </w:pPr>
            <w:r>
              <w:rPr>
                <w:noProof/>
              </w:rPr>
              <w:t>\Final</w:t>
            </w:r>
          </w:p>
        </w:tc>
        <w:tc>
          <w:tcPr>
            <w:tcW w:w="1620" w:type="dxa"/>
          </w:tcPr>
          <w:p w14:paraId="74E9993C" w14:textId="6A49FCC8" w:rsidR="00441380" w:rsidRDefault="00441380" w:rsidP="00BC317B">
            <w:pPr>
              <w:pStyle w:val="cuerpo1"/>
              <w:rPr>
                <w:noProof/>
              </w:rPr>
            </w:pPr>
            <w:r>
              <w:rPr>
                <w:noProof/>
              </w:rPr>
              <w:t>\Arrived</w:t>
            </w:r>
          </w:p>
        </w:tc>
        <w:tc>
          <w:tcPr>
            <w:tcW w:w="6480" w:type="dxa"/>
          </w:tcPr>
          <w:p w14:paraId="40A899D1" w14:textId="134ECD4C" w:rsidR="00441380" w:rsidRDefault="00C841D6" w:rsidP="00BC317B">
            <w:pPr>
              <w:pStyle w:val="cuerpo1"/>
              <w:rPr>
                <w:noProof/>
              </w:rPr>
            </w:pPr>
            <w:r>
              <w:rPr>
                <w:noProof/>
              </w:rPr>
              <w:t>Data f</w:t>
            </w:r>
            <w:r w:rsidR="00441380">
              <w:rPr>
                <w:noProof/>
              </w:rPr>
              <w:t>iles by cluster for households</w:t>
            </w:r>
            <w:r w:rsidR="00EF459B">
              <w:rPr>
                <w:noProof/>
              </w:rPr>
              <w:t xml:space="preserve"> (HXXXX.dat)</w:t>
            </w:r>
            <w:r w:rsidR="00441380">
              <w:rPr>
                <w:noProof/>
              </w:rPr>
              <w:t>, individuals</w:t>
            </w:r>
            <w:r w:rsidR="00EF459B">
              <w:rPr>
                <w:noProof/>
              </w:rPr>
              <w:t xml:space="preserve"> (IXXXX.dat)</w:t>
            </w:r>
            <w:r w:rsidR="00441380">
              <w:rPr>
                <w:noProof/>
              </w:rPr>
              <w:t>, other answers</w:t>
            </w:r>
            <w:r w:rsidR="00EF459B">
              <w:rPr>
                <w:noProof/>
              </w:rPr>
              <w:t xml:space="preserve"> (OXXXX.dat)</w:t>
            </w:r>
            <w:r w:rsidR="00441380">
              <w:rPr>
                <w:noProof/>
              </w:rPr>
              <w:t>,</w:t>
            </w:r>
            <w:r>
              <w:rPr>
                <w:noProof/>
              </w:rPr>
              <w:t xml:space="preserve"> remeasurement (RXXXX.dat),</w:t>
            </w:r>
            <w:r w:rsidR="00441380">
              <w:rPr>
                <w:noProof/>
              </w:rPr>
              <w:t xml:space="preserve"> notes </w:t>
            </w:r>
            <w:r w:rsidR="00EF459B">
              <w:rPr>
                <w:noProof/>
              </w:rPr>
              <w:t xml:space="preserve">(NXXXX.csnot) </w:t>
            </w:r>
            <w:r w:rsidR="00441380">
              <w:rPr>
                <w:noProof/>
              </w:rPr>
              <w:t>and paradata</w:t>
            </w:r>
            <w:r w:rsidR="000E66D5">
              <w:rPr>
                <w:noProof/>
              </w:rPr>
              <w:t xml:space="preserve"> for clusters closed by supervisors in the field</w:t>
            </w:r>
            <w:r w:rsidR="00EF459B">
              <w:rPr>
                <w:noProof/>
              </w:rPr>
              <w:t>.</w:t>
            </w:r>
            <w:r w:rsidR="001F62DB">
              <w:rPr>
                <w:noProof/>
              </w:rPr>
              <w:t xml:space="preserve"> Where XXXX is the cluster number</w:t>
            </w:r>
            <w:r w:rsidR="00EF459B">
              <w:rPr>
                <w:noProof/>
              </w:rPr>
              <w:t xml:space="preserve"> </w:t>
            </w:r>
            <w:r w:rsidR="00441380">
              <w:rPr>
                <w:noProof/>
              </w:rPr>
              <w:t xml:space="preserve"> </w:t>
            </w:r>
          </w:p>
        </w:tc>
      </w:tr>
      <w:tr w:rsidR="00441380" w14:paraId="110A5994" w14:textId="77777777" w:rsidTr="00CB5E77">
        <w:tc>
          <w:tcPr>
            <w:tcW w:w="1435" w:type="dxa"/>
          </w:tcPr>
          <w:p w14:paraId="60DF7201" w14:textId="6ACA1A7A" w:rsidR="00441380" w:rsidRDefault="00441380" w:rsidP="00BC317B">
            <w:pPr>
              <w:pStyle w:val="cuerpo1"/>
              <w:rPr>
                <w:noProof/>
              </w:rPr>
            </w:pPr>
            <w:r>
              <w:rPr>
                <w:noProof/>
              </w:rPr>
              <w:t>\Ref</w:t>
            </w:r>
          </w:p>
        </w:tc>
        <w:tc>
          <w:tcPr>
            <w:tcW w:w="1620" w:type="dxa"/>
          </w:tcPr>
          <w:p w14:paraId="77256FD2" w14:textId="4769463D" w:rsidR="00441380" w:rsidRDefault="00441380" w:rsidP="00BC317B">
            <w:pPr>
              <w:pStyle w:val="cuerpo1"/>
              <w:rPr>
                <w:noProof/>
              </w:rPr>
            </w:pPr>
            <w:r>
              <w:rPr>
                <w:noProof/>
              </w:rPr>
              <w:t>\Ref</w:t>
            </w:r>
          </w:p>
        </w:tc>
        <w:tc>
          <w:tcPr>
            <w:tcW w:w="6480" w:type="dxa"/>
          </w:tcPr>
          <w:p w14:paraId="723FB4DC" w14:textId="7135D695" w:rsidR="00441380" w:rsidRDefault="001F62DB" w:rsidP="00BC317B">
            <w:pPr>
              <w:pStyle w:val="cuerpo1"/>
              <w:rPr>
                <w:noProof/>
              </w:rPr>
            </w:pPr>
            <w:r>
              <w:rPr>
                <w:noProof/>
              </w:rPr>
              <w:t xml:space="preserve">Supervisor </w:t>
            </w:r>
            <w:r w:rsidR="00441380">
              <w:rPr>
                <w:noProof/>
              </w:rPr>
              <w:t xml:space="preserve">Control (SupervXXXX.dat) and transmittal sheets files used by supervisor (TransmitYXXXX.dat).  </w:t>
            </w:r>
            <w:r>
              <w:rPr>
                <w:noProof/>
              </w:rPr>
              <w:t xml:space="preserve">Where, </w:t>
            </w:r>
            <w:r w:rsidR="00441380">
              <w:rPr>
                <w:noProof/>
              </w:rPr>
              <w:t>XXXX is the supervisor code and Y is the type of transmital sheet (H-HIV, M-Malaria)</w:t>
            </w:r>
          </w:p>
        </w:tc>
      </w:tr>
      <w:tr w:rsidR="00CB5E77" w14:paraId="32BB3C60" w14:textId="77777777" w:rsidTr="00CB5E77">
        <w:tc>
          <w:tcPr>
            <w:tcW w:w="1435" w:type="dxa"/>
          </w:tcPr>
          <w:p w14:paraId="1F5D2B4B" w14:textId="6FD04377" w:rsidR="00CB5E77" w:rsidRDefault="00CB5E77" w:rsidP="00BC317B">
            <w:pPr>
              <w:pStyle w:val="cuerpo1"/>
              <w:rPr>
                <w:noProof/>
              </w:rPr>
            </w:pPr>
            <w:r>
              <w:rPr>
                <w:noProof/>
              </w:rPr>
              <w:t>\Receive</w:t>
            </w:r>
          </w:p>
        </w:tc>
        <w:tc>
          <w:tcPr>
            <w:tcW w:w="1620" w:type="dxa"/>
          </w:tcPr>
          <w:p w14:paraId="5452A839" w14:textId="2E708524" w:rsidR="00CB5E77" w:rsidRDefault="00CB5E77" w:rsidP="00BC317B">
            <w:pPr>
              <w:pStyle w:val="cuerpo1"/>
              <w:rPr>
                <w:noProof/>
              </w:rPr>
            </w:pPr>
            <w:r>
              <w:rPr>
                <w:noProof/>
              </w:rPr>
              <w:t>\Work</w:t>
            </w:r>
          </w:p>
        </w:tc>
        <w:tc>
          <w:tcPr>
            <w:tcW w:w="6480" w:type="dxa"/>
          </w:tcPr>
          <w:p w14:paraId="020C7398" w14:textId="01E1CD85" w:rsidR="00CB5E77" w:rsidRDefault="00CB5E77" w:rsidP="00BC317B">
            <w:pPr>
              <w:pStyle w:val="cuerpo1"/>
              <w:rPr>
                <w:noProof/>
              </w:rPr>
            </w:pPr>
            <w:r>
              <w:rPr>
                <w:noProof/>
              </w:rPr>
              <w:t>All files generated by interviewers for households, individuals, other answers</w:t>
            </w:r>
            <w:r w:rsidR="00441380">
              <w:rPr>
                <w:noProof/>
              </w:rPr>
              <w:t>,</w:t>
            </w:r>
            <w:r>
              <w:rPr>
                <w:noProof/>
              </w:rPr>
              <w:t xml:space="preserve"> notes</w:t>
            </w:r>
            <w:r w:rsidR="00441380">
              <w:rPr>
                <w:noProof/>
              </w:rPr>
              <w:t>, and paradata</w:t>
            </w:r>
            <w:r>
              <w:rPr>
                <w:noProof/>
              </w:rPr>
              <w:t xml:space="preserve">. </w:t>
            </w:r>
          </w:p>
        </w:tc>
      </w:tr>
    </w:tbl>
    <w:p w14:paraId="2BB59423" w14:textId="77777777" w:rsidR="00CB5E77" w:rsidRDefault="00CB5E77" w:rsidP="00BC317B">
      <w:pPr>
        <w:pStyle w:val="cuerpo1"/>
        <w:rPr>
          <w:noProof/>
        </w:rPr>
      </w:pPr>
    </w:p>
    <w:p w14:paraId="6FC6864A" w14:textId="4465698D" w:rsidR="00953046" w:rsidRDefault="00014144" w:rsidP="00BC317B">
      <w:pPr>
        <w:pStyle w:val="cuerpo1"/>
        <w:rPr>
          <w:noProof/>
        </w:rPr>
      </w:pPr>
      <w:r>
        <w:rPr>
          <w:noProof/>
        </w:rPr>
        <w:t>After downloading the data, the central office system performs a series of checks and produces a</w:t>
      </w:r>
      <w:r w:rsidR="00D11182">
        <w:rPr>
          <w:noProof/>
        </w:rPr>
        <w:t>n HTML</w:t>
      </w:r>
      <w:r>
        <w:rPr>
          <w:noProof/>
        </w:rPr>
        <w:t xml:space="preserve"> report </w:t>
      </w:r>
      <w:r w:rsidR="00EF459B">
        <w:rPr>
          <w:noProof/>
        </w:rPr>
        <w:t xml:space="preserve">with </w:t>
      </w:r>
      <w:r>
        <w:rPr>
          <w:noProof/>
        </w:rPr>
        <w:t>deta</w:t>
      </w:r>
      <w:r w:rsidR="00EF459B">
        <w:rPr>
          <w:noProof/>
        </w:rPr>
        <w:t>ils of the downloaded files</w:t>
      </w:r>
      <w:r>
        <w:rPr>
          <w:noProof/>
        </w:rPr>
        <w:t>.</w:t>
      </w:r>
      <w:r w:rsidR="00812F8D">
        <w:rPr>
          <w:noProof/>
        </w:rPr>
        <w:t xml:space="preserve"> </w:t>
      </w:r>
      <w:r>
        <w:rPr>
          <w:noProof/>
        </w:rPr>
        <w:t>The report is made out of two main components as can be seen in the figure below:</w:t>
      </w:r>
      <w:r w:rsidR="00313526">
        <w:rPr>
          <w:noProof/>
        </w:rPr>
        <w:t xml:space="preserve">    </w:t>
      </w:r>
    </w:p>
    <w:p w14:paraId="479CAAFD" w14:textId="60587E41" w:rsidR="00DA4F95" w:rsidRDefault="00DA4F95" w:rsidP="00BC317B">
      <w:pPr>
        <w:pStyle w:val="cuerpo1"/>
        <w:rPr>
          <w:noProof/>
        </w:rPr>
      </w:pPr>
    </w:p>
    <w:p w14:paraId="2597F500" w14:textId="695727F1" w:rsidR="0071653D" w:rsidRDefault="00DA4F95" w:rsidP="00251E26">
      <w:pPr>
        <w:pStyle w:val="cuerpo1"/>
        <w:numPr>
          <w:ilvl w:val="0"/>
          <w:numId w:val="2"/>
        </w:numPr>
        <w:rPr>
          <w:noProof/>
        </w:rPr>
      </w:pPr>
      <w:r>
        <w:rPr>
          <w:noProof/>
        </w:rPr>
        <w:t xml:space="preserve">The first part, </w:t>
      </w:r>
      <w:r w:rsidR="002301F0">
        <w:rPr>
          <w:noProof/>
        </w:rPr>
        <w:t>“</w:t>
      </w:r>
      <w:r w:rsidR="002301F0" w:rsidRPr="005936D6">
        <w:rPr>
          <w:b/>
          <w:bCs/>
          <w:noProof/>
        </w:rPr>
        <w:t>C</w:t>
      </w:r>
      <w:r w:rsidRPr="005936D6">
        <w:rPr>
          <w:b/>
          <w:bCs/>
          <w:noProof/>
        </w:rPr>
        <w:t>lusters that arrive</w:t>
      </w:r>
      <w:r w:rsidR="002301F0" w:rsidRPr="005936D6">
        <w:rPr>
          <w:b/>
          <w:bCs/>
          <w:noProof/>
        </w:rPr>
        <w:t>d</w:t>
      </w:r>
      <w:r w:rsidRPr="005936D6">
        <w:rPr>
          <w:b/>
          <w:bCs/>
          <w:noProof/>
        </w:rPr>
        <w:t xml:space="preserve"> to the central office for the first time</w:t>
      </w:r>
      <w:r w:rsidR="002301F0">
        <w:rPr>
          <w:noProof/>
        </w:rPr>
        <w:t>”</w:t>
      </w:r>
      <w:r w:rsidR="00D91E1B">
        <w:rPr>
          <w:noProof/>
        </w:rPr>
        <w:t xml:space="preserve">.  The clusters </w:t>
      </w:r>
      <w:r w:rsidR="00D15718">
        <w:rPr>
          <w:noProof/>
        </w:rPr>
        <w:t xml:space="preserve">listed under the first part </w:t>
      </w:r>
      <w:r>
        <w:rPr>
          <w:noProof/>
        </w:rPr>
        <w:t xml:space="preserve">is </w:t>
      </w:r>
      <w:r w:rsidR="00D91E1B">
        <w:rPr>
          <w:noProof/>
        </w:rPr>
        <w:t xml:space="preserve">for </w:t>
      </w:r>
      <w:r>
        <w:rPr>
          <w:noProof/>
        </w:rPr>
        <w:t xml:space="preserve">informative </w:t>
      </w:r>
      <w:r w:rsidR="00D91E1B">
        <w:rPr>
          <w:noProof/>
        </w:rPr>
        <w:t xml:space="preserve">purposes </w:t>
      </w:r>
      <w:r>
        <w:rPr>
          <w:noProof/>
        </w:rPr>
        <w:t>and no act</w:t>
      </w:r>
      <w:r w:rsidR="00D15718">
        <w:rPr>
          <w:noProof/>
        </w:rPr>
        <w:t>i</w:t>
      </w:r>
      <w:r>
        <w:rPr>
          <w:noProof/>
        </w:rPr>
        <w:t>on is required by the administrator</w:t>
      </w:r>
      <w:r w:rsidR="00D15718">
        <w:rPr>
          <w:noProof/>
        </w:rPr>
        <w:t xml:space="preserve">. </w:t>
      </w:r>
      <w:r>
        <w:rPr>
          <w:noProof/>
        </w:rPr>
        <w:t>Some of these clusters may be final</w:t>
      </w:r>
      <w:r w:rsidR="002301F0">
        <w:rPr>
          <w:noProof/>
        </w:rPr>
        <w:t xml:space="preserve"> and some others are just starting</w:t>
      </w:r>
      <w:r w:rsidR="00B26F23">
        <w:rPr>
          <w:noProof/>
        </w:rPr>
        <w:t xml:space="preserve"> the filedwork operation</w:t>
      </w:r>
      <w:r w:rsidR="002301F0">
        <w:rPr>
          <w:noProof/>
        </w:rPr>
        <w:t>.  If a cluster is final, it will also be included under the list</w:t>
      </w:r>
      <w:r w:rsidR="00B26F23">
        <w:rPr>
          <w:noProof/>
        </w:rPr>
        <w:t xml:space="preserve"> in the second part of the report</w:t>
      </w:r>
      <w:r w:rsidR="002301F0">
        <w:rPr>
          <w:noProof/>
        </w:rPr>
        <w:t xml:space="preserve">.  This could happen when a supervisor was not connected to the internet for extended periods of time.  </w:t>
      </w:r>
      <w:r w:rsidR="005936D6">
        <w:rPr>
          <w:noProof/>
        </w:rPr>
        <w:t xml:space="preserve">By the time </w:t>
      </w:r>
      <w:r w:rsidR="002301F0">
        <w:rPr>
          <w:noProof/>
        </w:rPr>
        <w:t xml:space="preserve">he was able </w:t>
      </w:r>
      <w:r w:rsidR="00D15718">
        <w:rPr>
          <w:noProof/>
        </w:rPr>
        <w:t xml:space="preserve">to </w:t>
      </w:r>
      <w:r w:rsidR="002301F0">
        <w:rPr>
          <w:noProof/>
        </w:rPr>
        <w:t>connect</w:t>
      </w:r>
      <w:r w:rsidR="00D15718">
        <w:rPr>
          <w:noProof/>
        </w:rPr>
        <w:t xml:space="preserve"> to internet</w:t>
      </w:r>
      <w:r w:rsidR="002301F0">
        <w:rPr>
          <w:noProof/>
        </w:rPr>
        <w:t xml:space="preserve">, he had already closed some of those clusters.  The system marks these clusters in the control database with the date when interviewers visit the cluster for the first time </w:t>
      </w:r>
      <w:r w:rsidR="005936D6">
        <w:rPr>
          <w:noProof/>
        </w:rPr>
        <w:t xml:space="preserve">to </w:t>
      </w:r>
      <w:r w:rsidR="002301F0">
        <w:rPr>
          <w:noProof/>
        </w:rPr>
        <w:t>start</w:t>
      </w:r>
      <w:r w:rsidR="005936D6">
        <w:rPr>
          <w:noProof/>
        </w:rPr>
        <w:t xml:space="preserve"> </w:t>
      </w:r>
      <w:r w:rsidR="002301F0">
        <w:rPr>
          <w:noProof/>
        </w:rPr>
        <w:t xml:space="preserve">the </w:t>
      </w:r>
      <w:r w:rsidR="005936D6">
        <w:rPr>
          <w:noProof/>
        </w:rPr>
        <w:t xml:space="preserve">data </w:t>
      </w:r>
      <w:r w:rsidR="002301F0">
        <w:rPr>
          <w:noProof/>
        </w:rPr>
        <w:t xml:space="preserve">collection </w:t>
      </w:r>
      <w:r w:rsidR="005936D6">
        <w:rPr>
          <w:noProof/>
        </w:rPr>
        <w:t>in the cluster</w:t>
      </w:r>
      <w:r w:rsidR="0071653D">
        <w:rPr>
          <w:noProof/>
        </w:rPr>
        <w:t xml:space="preserve">.  The system also updates the </w:t>
      </w:r>
      <w:r w:rsidR="00D15718">
        <w:rPr>
          <w:noProof/>
        </w:rPr>
        <w:t>“C</w:t>
      </w:r>
      <w:r w:rsidR="0071653D">
        <w:rPr>
          <w:noProof/>
        </w:rPr>
        <w:t xml:space="preserve">ontrol </w:t>
      </w:r>
      <w:r w:rsidR="00D15718">
        <w:rPr>
          <w:noProof/>
        </w:rPr>
        <w:t>D</w:t>
      </w:r>
      <w:r w:rsidR="0071653D">
        <w:rPr>
          <w:noProof/>
        </w:rPr>
        <w:t>atabase</w:t>
      </w:r>
      <w:r w:rsidR="00D15718">
        <w:rPr>
          <w:noProof/>
        </w:rPr>
        <w:t>”</w:t>
      </w:r>
      <w:r w:rsidR="0071653D">
        <w:rPr>
          <w:noProof/>
        </w:rPr>
        <w:t xml:space="preserve">, </w:t>
      </w:r>
      <w:r w:rsidR="005936D6">
        <w:rPr>
          <w:noProof/>
        </w:rPr>
        <w:t xml:space="preserve">with the code of the </w:t>
      </w:r>
      <w:r w:rsidR="0071653D">
        <w:rPr>
          <w:noProof/>
        </w:rPr>
        <w:t xml:space="preserve">supervisor assigned to the cluster.  These two pieces of information are </w:t>
      </w:r>
      <w:r w:rsidR="00D15718">
        <w:rPr>
          <w:noProof/>
        </w:rPr>
        <w:t xml:space="preserve">displayed </w:t>
      </w:r>
      <w:r w:rsidR="0071653D">
        <w:rPr>
          <w:noProof/>
        </w:rPr>
        <w:t>in the status report to be described later.</w:t>
      </w:r>
    </w:p>
    <w:p w14:paraId="547AF015" w14:textId="77777777" w:rsidR="0071653D" w:rsidRDefault="0071653D" w:rsidP="00BC317B">
      <w:pPr>
        <w:pStyle w:val="cuerpo1"/>
        <w:rPr>
          <w:noProof/>
        </w:rPr>
      </w:pPr>
    </w:p>
    <w:p w14:paraId="6436D690" w14:textId="7A47152A" w:rsidR="0071653D" w:rsidRDefault="0071653D" w:rsidP="00251E26">
      <w:pPr>
        <w:pStyle w:val="cuerpo1"/>
        <w:numPr>
          <w:ilvl w:val="0"/>
          <w:numId w:val="2"/>
        </w:numPr>
        <w:rPr>
          <w:noProof/>
        </w:rPr>
      </w:pPr>
      <w:r>
        <w:rPr>
          <w:noProof/>
        </w:rPr>
        <w:t>The second part, “</w:t>
      </w:r>
      <w:r w:rsidRPr="005936D6">
        <w:rPr>
          <w:b/>
          <w:bCs/>
          <w:noProof/>
        </w:rPr>
        <w:t>Completed clusters to be accepted: 1-Arrived first time; 2-Already accepted; 3-Passed secondary editing</w:t>
      </w:r>
      <w:r>
        <w:rPr>
          <w:noProof/>
        </w:rPr>
        <w:t>”, essentially describes clusters closed by supervisors in the field that need to be acc</w:t>
      </w:r>
      <w:r w:rsidR="00FD1D0F">
        <w:rPr>
          <w:noProof/>
        </w:rPr>
        <w:t>e</w:t>
      </w:r>
      <w:r>
        <w:rPr>
          <w:noProof/>
        </w:rPr>
        <w:t>pted by the administrator</w:t>
      </w:r>
      <w:r w:rsidR="00FD1D0F">
        <w:rPr>
          <w:noProof/>
        </w:rPr>
        <w:t xml:space="preserve"> at the central office</w:t>
      </w:r>
      <w:r>
        <w:rPr>
          <w:noProof/>
        </w:rPr>
        <w:t xml:space="preserve">.  There </w:t>
      </w:r>
      <w:r w:rsidR="00FD1D0F">
        <w:rPr>
          <w:noProof/>
        </w:rPr>
        <w:t xml:space="preserve">are </w:t>
      </w:r>
      <w:r>
        <w:rPr>
          <w:noProof/>
        </w:rPr>
        <w:t>thr</w:t>
      </w:r>
      <w:r w:rsidR="00FD1D0F">
        <w:rPr>
          <w:noProof/>
        </w:rPr>
        <w:t>e</w:t>
      </w:r>
      <w:r>
        <w:rPr>
          <w:noProof/>
        </w:rPr>
        <w:t>e categories of them:</w:t>
      </w:r>
    </w:p>
    <w:p w14:paraId="56CFB8CD" w14:textId="1DC10987" w:rsidR="00FD1D0F" w:rsidRDefault="0071653D" w:rsidP="00251E26">
      <w:pPr>
        <w:pStyle w:val="cuerpo1"/>
        <w:numPr>
          <w:ilvl w:val="1"/>
          <w:numId w:val="2"/>
        </w:numPr>
        <w:rPr>
          <w:noProof/>
        </w:rPr>
      </w:pPr>
      <w:r>
        <w:rPr>
          <w:noProof/>
        </w:rPr>
        <w:t>Arrived for the first time.  These are completed clusters that arrived for the first time</w:t>
      </w:r>
      <w:r w:rsidR="00FD1D0F">
        <w:rPr>
          <w:noProof/>
        </w:rPr>
        <w:t xml:space="preserve"> to the central.  Clusters 0040 and 0046 fall under this category </w:t>
      </w:r>
    </w:p>
    <w:p w14:paraId="17D75022" w14:textId="77777777" w:rsidR="00FD1D0F" w:rsidRDefault="00FD1D0F" w:rsidP="00251E26">
      <w:pPr>
        <w:pStyle w:val="cuerpo1"/>
        <w:numPr>
          <w:ilvl w:val="1"/>
          <w:numId w:val="2"/>
        </w:numPr>
        <w:rPr>
          <w:noProof/>
        </w:rPr>
      </w:pPr>
      <w:r>
        <w:rPr>
          <w:noProof/>
        </w:rPr>
        <w:lastRenderedPageBreak/>
        <w:t>Already accepted.  These are clusters that arrived earlier and were accepted by the administrator.  However, some modifications were made to the cluster in the field and as a result they were sent back again to the central office.  Clusters 0044 and 0049 fall under this category</w:t>
      </w:r>
    </w:p>
    <w:p w14:paraId="27E8A960" w14:textId="634C9578" w:rsidR="00812F8D" w:rsidRDefault="00FD1D0F" w:rsidP="00251E26">
      <w:pPr>
        <w:pStyle w:val="cuerpo1"/>
        <w:numPr>
          <w:ilvl w:val="1"/>
          <w:numId w:val="2"/>
        </w:numPr>
        <w:rPr>
          <w:noProof/>
        </w:rPr>
      </w:pPr>
      <w:r>
        <w:rPr>
          <w:noProof/>
        </w:rPr>
        <w:t>Passed se</w:t>
      </w:r>
      <w:r w:rsidR="005936D6">
        <w:rPr>
          <w:noProof/>
        </w:rPr>
        <w:t>co</w:t>
      </w:r>
      <w:r>
        <w:rPr>
          <w:noProof/>
        </w:rPr>
        <w:t>ndary editing.  These clusters arrivied earlier, were accepted</w:t>
      </w:r>
      <w:r w:rsidR="00D15718">
        <w:rPr>
          <w:noProof/>
        </w:rPr>
        <w:t xml:space="preserve"> by the Administrator</w:t>
      </w:r>
      <w:r>
        <w:rPr>
          <w:noProof/>
        </w:rPr>
        <w:t xml:space="preserve">, secondary editing was run and the cluster was </w:t>
      </w:r>
      <w:r w:rsidR="005936D6">
        <w:rPr>
          <w:noProof/>
        </w:rPr>
        <w:t xml:space="preserve">declared </w:t>
      </w:r>
      <w:r>
        <w:rPr>
          <w:noProof/>
        </w:rPr>
        <w:t>closed for further processing</w:t>
      </w:r>
      <w:r w:rsidR="005936D6">
        <w:rPr>
          <w:noProof/>
        </w:rPr>
        <w:t xml:space="preserve"> by the Administrator</w:t>
      </w:r>
      <w:r>
        <w:rPr>
          <w:noProof/>
        </w:rPr>
        <w:t xml:space="preserve">.  Since the cluster has to be accepted again, the secondary editing </w:t>
      </w:r>
      <w:r w:rsidR="005936D6">
        <w:rPr>
          <w:noProof/>
        </w:rPr>
        <w:t xml:space="preserve">that was done to the cluster </w:t>
      </w:r>
      <w:r>
        <w:rPr>
          <w:noProof/>
        </w:rPr>
        <w:t>is lost and it is necessary to run that process again</w:t>
      </w:r>
      <w:r w:rsidR="005936D6">
        <w:rPr>
          <w:noProof/>
        </w:rPr>
        <w:t>.  Clusters 0038, 0045, and 0050 fall into this category</w:t>
      </w:r>
      <w:r w:rsidR="002301F0">
        <w:rPr>
          <w:noProof/>
        </w:rPr>
        <w:t xml:space="preserve"> </w:t>
      </w:r>
    </w:p>
    <w:p w14:paraId="20F985BD" w14:textId="77777777" w:rsidR="000E66D5" w:rsidRDefault="000E66D5" w:rsidP="000E66D5">
      <w:pPr>
        <w:pStyle w:val="cuerpo1"/>
        <w:ind w:left="1440"/>
        <w:rPr>
          <w:noProof/>
        </w:rPr>
      </w:pPr>
    </w:p>
    <w:p w14:paraId="2DE5B7FE" w14:textId="0A90842B" w:rsidR="00812F8D" w:rsidRDefault="00FD7D2D" w:rsidP="00BC317B">
      <w:pPr>
        <w:pStyle w:val="cuerpo1"/>
        <w:rPr>
          <w:noProof/>
        </w:rPr>
      </w:pPr>
      <w:r w:rsidRPr="00FD7D2D">
        <w:rPr>
          <w:noProof/>
        </w:rPr>
        <w:drawing>
          <wp:inline distT="0" distB="0" distL="0" distR="0" wp14:anchorId="652B2F46" wp14:editId="4135E055">
            <wp:extent cx="5916295" cy="295783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6295" cy="2957830"/>
                    </a:xfrm>
                    <a:prstGeom prst="rect">
                      <a:avLst/>
                    </a:prstGeom>
                  </pic:spPr>
                </pic:pic>
              </a:graphicData>
            </a:graphic>
          </wp:inline>
        </w:drawing>
      </w:r>
    </w:p>
    <w:p w14:paraId="1C0FB9B2" w14:textId="4B9C92DD" w:rsidR="006D4D9A" w:rsidRDefault="006D4D9A" w:rsidP="00FC5619">
      <w:pPr>
        <w:pStyle w:val="cuerpo1"/>
        <w:rPr>
          <w:noProof/>
        </w:rPr>
      </w:pPr>
    </w:p>
    <w:p w14:paraId="50BB0904" w14:textId="01086263" w:rsidR="00FC5619" w:rsidRDefault="00FC5619" w:rsidP="00FC5619">
      <w:pPr>
        <w:pStyle w:val="cuerpo1"/>
        <w:rPr>
          <w:noProof/>
        </w:rPr>
      </w:pPr>
      <w:r>
        <w:rPr>
          <w:noProof/>
        </w:rPr>
        <w:t xml:space="preserve">It </w:t>
      </w:r>
      <w:r w:rsidR="005936D6">
        <w:rPr>
          <w:noProof/>
        </w:rPr>
        <w:t xml:space="preserve">is </w:t>
      </w:r>
      <w:r>
        <w:rPr>
          <w:noProof/>
        </w:rPr>
        <w:t>a good idea to print this report espec</w:t>
      </w:r>
      <w:r w:rsidR="006636AD">
        <w:rPr>
          <w:noProof/>
        </w:rPr>
        <w:t>ia</w:t>
      </w:r>
      <w:r>
        <w:rPr>
          <w:noProof/>
        </w:rPr>
        <w:t xml:space="preserve">lly because the Administrator needs to </w:t>
      </w:r>
      <w:r w:rsidR="006636AD">
        <w:rPr>
          <w:noProof/>
        </w:rPr>
        <w:t>accept all clusters listed as part of the second component</w:t>
      </w:r>
      <w:r w:rsidR="005936D6">
        <w:rPr>
          <w:noProof/>
        </w:rPr>
        <w:t xml:space="preserve"> and the report could be handy for that purpose</w:t>
      </w:r>
      <w:r w:rsidR="006636AD">
        <w:rPr>
          <w:noProof/>
        </w:rPr>
        <w:t>.</w:t>
      </w:r>
      <w:r w:rsidR="007510C7">
        <w:rPr>
          <w:noProof/>
        </w:rPr>
        <w:t xml:space="preserve">  To print th</w:t>
      </w:r>
      <w:r w:rsidR="00D15718">
        <w:rPr>
          <w:noProof/>
        </w:rPr>
        <w:t>is</w:t>
      </w:r>
      <w:r w:rsidR="007510C7">
        <w:rPr>
          <w:noProof/>
        </w:rPr>
        <w:t xml:space="preserve"> </w:t>
      </w:r>
      <w:r w:rsidR="00D15718">
        <w:rPr>
          <w:noProof/>
        </w:rPr>
        <w:t xml:space="preserve">report </w:t>
      </w:r>
      <w:r w:rsidR="00D11182">
        <w:rPr>
          <w:noProof/>
        </w:rPr>
        <w:t>(</w:t>
      </w:r>
      <w:r w:rsidR="00D15718">
        <w:rPr>
          <w:noProof/>
        </w:rPr>
        <w:t xml:space="preserve">and </w:t>
      </w:r>
      <w:r w:rsidR="00D11182">
        <w:rPr>
          <w:noProof/>
        </w:rPr>
        <w:t>any HTML report produced by the central office system)</w:t>
      </w:r>
      <w:r w:rsidR="007510C7">
        <w:rPr>
          <w:noProof/>
        </w:rPr>
        <w:t xml:space="preserve">, right click anywhere in the </w:t>
      </w:r>
      <w:r w:rsidR="005936D6">
        <w:rPr>
          <w:noProof/>
        </w:rPr>
        <w:t xml:space="preserve">area of the </w:t>
      </w:r>
      <w:r w:rsidR="007510C7">
        <w:rPr>
          <w:noProof/>
        </w:rPr>
        <w:t xml:space="preserve">window </w:t>
      </w:r>
      <w:r w:rsidR="002E38F3">
        <w:rPr>
          <w:noProof/>
        </w:rPr>
        <w:t xml:space="preserve">where the report is displayed </w:t>
      </w:r>
      <w:r w:rsidR="007510C7">
        <w:rPr>
          <w:noProof/>
        </w:rPr>
        <w:t>and select print</w:t>
      </w:r>
      <w:r w:rsidR="00D11182">
        <w:rPr>
          <w:noProof/>
        </w:rPr>
        <w:t xml:space="preserve"> from the dropdown menu </w:t>
      </w:r>
      <w:r w:rsidR="002E38F3">
        <w:rPr>
          <w:noProof/>
        </w:rPr>
        <w:t>that pops-up</w:t>
      </w:r>
      <w:r w:rsidR="005936D6">
        <w:rPr>
          <w:noProof/>
        </w:rPr>
        <w:t xml:space="preserve">.  The report </w:t>
      </w:r>
      <w:r w:rsidR="002E38F3">
        <w:rPr>
          <w:noProof/>
        </w:rPr>
        <w:t xml:space="preserve">is then </w:t>
      </w:r>
      <w:r w:rsidR="005936D6">
        <w:rPr>
          <w:noProof/>
        </w:rPr>
        <w:t>sent</w:t>
      </w:r>
      <w:r w:rsidR="007510C7">
        <w:rPr>
          <w:noProof/>
        </w:rPr>
        <w:t xml:space="preserve"> to the computer’s default printer.</w:t>
      </w:r>
    </w:p>
    <w:p w14:paraId="0859A282" w14:textId="79D36860" w:rsidR="005936D6" w:rsidRDefault="005936D6" w:rsidP="00FC5619">
      <w:pPr>
        <w:pStyle w:val="cuerpo1"/>
        <w:rPr>
          <w:noProof/>
        </w:rPr>
      </w:pPr>
    </w:p>
    <w:p w14:paraId="3E582010" w14:textId="77777777" w:rsidR="00BA3CA5" w:rsidRDefault="00BA3CA5" w:rsidP="00FC5619">
      <w:pPr>
        <w:pStyle w:val="cuerpo1"/>
        <w:rPr>
          <w:noProof/>
        </w:rPr>
      </w:pPr>
    </w:p>
    <w:p w14:paraId="78CD56BC" w14:textId="55D2E2F3" w:rsidR="00BF58AE" w:rsidRPr="00BA3CA5" w:rsidRDefault="005936D6" w:rsidP="00BA3CA5">
      <w:pPr>
        <w:pStyle w:val="Heading1"/>
        <w:rPr>
          <w:noProof/>
        </w:rPr>
      </w:pPr>
      <w:bookmarkStart w:id="4" w:name="_Toc48054545"/>
      <w:r w:rsidRPr="005936D6">
        <w:rPr>
          <w:noProof/>
        </w:rPr>
        <w:t>3</w:t>
      </w:r>
      <w:r w:rsidR="00170744">
        <w:rPr>
          <w:noProof/>
        </w:rPr>
        <w:t>.</w:t>
      </w:r>
      <w:r w:rsidRPr="005936D6">
        <w:rPr>
          <w:noProof/>
        </w:rPr>
        <w:t xml:space="preserve"> A</w:t>
      </w:r>
      <w:r w:rsidR="00170744">
        <w:rPr>
          <w:noProof/>
        </w:rPr>
        <w:t>c</w:t>
      </w:r>
      <w:r w:rsidRPr="005936D6">
        <w:rPr>
          <w:noProof/>
        </w:rPr>
        <w:t>cessin</w:t>
      </w:r>
      <w:r w:rsidR="00170744">
        <w:rPr>
          <w:noProof/>
        </w:rPr>
        <w:t>g</w:t>
      </w:r>
      <w:r w:rsidRPr="005936D6">
        <w:rPr>
          <w:noProof/>
        </w:rPr>
        <w:t xml:space="preserve"> the Central Office Menu</w:t>
      </w:r>
      <w:bookmarkEnd w:id="4"/>
    </w:p>
    <w:p w14:paraId="60AC6819" w14:textId="6CE02832" w:rsidR="00C02367" w:rsidRDefault="00BF58AE" w:rsidP="00FC5619">
      <w:pPr>
        <w:pStyle w:val="cuerpo1"/>
        <w:rPr>
          <w:noProof/>
        </w:rPr>
      </w:pPr>
      <w:r>
        <w:rPr>
          <w:noProof/>
        </w:rPr>
        <w:t>The previous report is dismiss</w:t>
      </w:r>
      <w:r w:rsidR="00430DE4">
        <w:rPr>
          <w:noProof/>
        </w:rPr>
        <w:t xml:space="preserve">ed </w:t>
      </w:r>
      <w:r>
        <w:rPr>
          <w:noProof/>
        </w:rPr>
        <w:t>by pressing the close button</w:t>
      </w:r>
      <w:r w:rsidR="00430DE4">
        <w:rPr>
          <w:noProof/>
        </w:rPr>
        <w:t xml:space="preserve"> </w:t>
      </w:r>
      <w:r w:rsidR="002E38F3">
        <w:rPr>
          <w:noProof/>
        </w:rPr>
        <w:drawing>
          <wp:inline distT="0" distB="0" distL="0" distR="0" wp14:anchorId="1225C15E" wp14:editId="4D77EFD7">
            <wp:extent cx="70485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4850" cy="285750"/>
                    </a:xfrm>
                    <a:prstGeom prst="rect">
                      <a:avLst/>
                    </a:prstGeom>
                  </pic:spPr>
                </pic:pic>
              </a:graphicData>
            </a:graphic>
          </wp:inline>
        </w:drawing>
      </w:r>
      <w:r w:rsidR="002E38F3">
        <w:rPr>
          <w:noProof/>
        </w:rPr>
        <w:t xml:space="preserve"> </w:t>
      </w:r>
      <w:r w:rsidR="00430DE4">
        <w:rPr>
          <w:noProof/>
        </w:rPr>
        <w:t xml:space="preserve">on the </w:t>
      </w:r>
      <w:r w:rsidR="00D667E0">
        <w:rPr>
          <w:noProof/>
        </w:rPr>
        <w:t>w</w:t>
      </w:r>
      <w:r w:rsidR="00430DE4">
        <w:rPr>
          <w:noProof/>
        </w:rPr>
        <w:t>indow that diplays it</w:t>
      </w:r>
      <w:r>
        <w:rPr>
          <w:noProof/>
        </w:rPr>
        <w:t>.  Once that is done, the system requ</w:t>
      </w:r>
      <w:r w:rsidR="002E38F3">
        <w:rPr>
          <w:noProof/>
        </w:rPr>
        <w:t xml:space="preserve">ests </w:t>
      </w:r>
      <w:r w:rsidR="00430DE4">
        <w:rPr>
          <w:noProof/>
        </w:rPr>
        <w:t xml:space="preserve">to </w:t>
      </w:r>
      <w:r w:rsidR="00991274">
        <w:rPr>
          <w:noProof/>
        </w:rPr>
        <w:t>select a supervisor</w:t>
      </w:r>
      <w:r w:rsidR="00C02367">
        <w:rPr>
          <w:noProof/>
        </w:rPr>
        <w:t xml:space="preserve"> from a list </w:t>
      </w:r>
      <w:r w:rsidR="002E38F3">
        <w:rPr>
          <w:noProof/>
        </w:rPr>
        <w:t xml:space="preserve">dsiplayed in a pop-up window.  This list corresponds to all supervisors </w:t>
      </w:r>
      <w:r w:rsidR="00C02367">
        <w:rPr>
          <w:noProof/>
        </w:rPr>
        <w:t>involved in the fieldwork operation</w:t>
      </w:r>
      <w:r w:rsidR="00991274">
        <w:rPr>
          <w:noProof/>
        </w:rPr>
        <w:t xml:space="preserve">.  </w:t>
      </w:r>
    </w:p>
    <w:p w14:paraId="089453E0" w14:textId="77777777" w:rsidR="00C02367" w:rsidRDefault="00C02367" w:rsidP="00FC5619">
      <w:pPr>
        <w:pStyle w:val="cuerpo1"/>
        <w:rPr>
          <w:noProof/>
        </w:rPr>
      </w:pPr>
    </w:p>
    <w:p w14:paraId="33F4D578" w14:textId="6EBFECA8" w:rsidR="00C02367" w:rsidRDefault="00C02367" w:rsidP="00FC5619">
      <w:pPr>
        <w:pStyle w:val="cuerpo1"/>
        <w:rPr>
          <w:noProof/>
        </w:rPr>
      </w:pPr>
      <w:r w:rsidRPr="00C02367">
        <w:rPr>
          <w:noProof/>
        </w:rPr>
        <w:lastRenderedPageBreak/>
        <w:drawing>
          <wp:inline distT="0" distB="0" distL="0" distR="0" wp14:anchorId="53E6EAA8" wp14:editId="65FDD45C">
            <wp:extent cx="417195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2235200"/>
                    </a:xfrm>
                    <a:prstGeom prst="rect">
                      <a:avLst/>
                    </a:prstGeom>
                  </pic:spPr>
                </pic:pic>
              </a:graphicData>
            </a:graphic>
          </wp:inline>
        </w:drawing>
      </w:r>
    </w:p>
    <w:p w14:paraId="050F6D84" w14:textId="77777777" w:rsidR="00C02367" w:rsidRDefault="00C02367" w:rsidP="00FC5619">
      <w:pPr>
        <w:pStyle w:val="cuerpo1"/>
        <w:rPr>
          <w:noProof/>
        </w:rPr>
      </w:pPr>
    </w:p>
    <w:p w14:paraId="7A834EDD" w14:textId="259D56C3" w:rsidR="00080AFE" w:rsidRDefault="00C02367" w:rsidP="00FC5619">
      <w:pPr>
        <w:pStyle w:val="cuerpo1"/>
        <w:rPr>
          <w:noProof/>
        </w:rPr>
      </w:pPr>
      <w:r>
        <w:rPr>
          <w:noProof/>
        </w:rPr>
        <w:t xml:space="preserve">Once the supervisor is selected, the system requests to type/enter a cluster number.  </w:t>
      </w:r>
      <w:r w:rsidR="00991274">
        <w:rPr>
          <w:noProof/>
        </w:rPr>
        <w:t xml:space="preserve">The reason to request </w:t>
      </w:r>
      <w:r>
        <w:rPr>
          <w:noProof/>
        </w:rPr>
        <w:t xml:space="preserve">the </w:t>
      </w:r>
      <w:r w:rsidR="00991274">
        <w:rPr>
          <w:noProof/>
        </w:rPr>
        <w:t xml:space="preserve">supervisor </w:t>
      </w:r>
      <w:r>
        <w:rPr>
          <w:noProof/>
        </w:rPr>
        <w:t xml:space="preserve">and the cluster number </w:t>
      </w:r>
      <w:r w:rsidR="00991274">
        <w:rPr>
          <w:noProof/>
        </w:rPr>
        <w:t xml:space="preserve">is because </w:t>
      </w:r>
      <w:r>
        <w:rPr>
          <w:noProof/>
        </w:rPr>
        <w:t xml:space="preserve">a </w:t>
      </w:r>
      <w:r w:rsidR="00A65AF4">
        <w:rPr>
          <w:noProof/>
        </w:rPr>
        <w:t xml:space="preserve">few tasks </w:t>
      </w:r>
      <w:r w:rsidR="001F62DB">
        <w:rPr>
          <w:noProof/>
        </w:rPr>
        <w:t xml:space="preserve">carried out by the central office system are associated to specific clusters.  For </w:t>
      </w:r>
      <w:r w:rsidR="00A65AF4">
        <w:rPr>
          <w:noProof/>
        </w:rPr>
        <w:t xml:space="preserve">those taks the system needs </w:t>
      </w:r>
      <w:r w:rsidR="001F62DB">
        <w:rPr>
          <w:noProof/>
        </w:rPr>
        <w:t>the information that is coming from the specific “Supervisor Control”</w:t>
      </w:r>
      <w:r w:rsidR="00A65AF4">
        <w:rPr>
          <w:noProof/>
        </w:rPr>
        <w:t xml:space="preserve"> file</w:t>
      </w:r>
      <w:r w:rsidR="002E38F3">
        <w:rPr>
          <w:noProof/>
        </w:rPr>
        <w:t xml:space="preserve"> described above in the summary table</w:t>
      </w:r>
      <w:r w:rsidR="001F62DB">
        <w:rPr>
          <w:noProof/>
        </w:rPr>
        <w:t xml:space="preserve">.  </w:t>
      </w:r>
      <w:r w:rsidR="00080AFE">
        <w:rPr>
          <w:noProof/>
        </w:rPr>
        <w:t>Among other things</w:t>
      </w:r>
      <w:r w:rsidR="00B51352">
        <w:rPr>
          <w:noProof/>
        </w:rPr>
        <w:t>,</w:t>
      </w:r>
      <w:r w:rsidR="00080AFE">
        <w:rPr>
          <w:noProof/>
        </w:rPr>
        <w:t xml:space="preserve"> </w:t>
      </w:r>
      <w:r w:rsidR="00A65AF4">
        <w:rPr>
          <w:noProof/>
        </w:rPr>
        <w:t xml:space="preserve">the supervisor </w:t>
      </w:r>
      <w:r w:rsidR="00080AFE">
        <w:rPr>
          <w:noProof/>
        </w:rPr>
        <w:t>control file keeps the number of households and individuals complet</w:t>
      </w:r>
      <w:r w:rsidR="00A65AF4">
        <w:rPr>
          <w:noProof/>
        </w:rPr>
        <w:t>e</w:t>
      </w:r>
      <w:r w:rsidR="00080AFE">
        <w:rPr>
          <w:noProof/>
        </w:rPr>
        <w:t xml:space="preserve"> and incomplete collected in the cluster.</w:t>
      </w:r>
    </w:p>
    <w:p w14:paraId="2536C5DA" w14:textId="77777777" w:rsidR="00080AFE" w:rsidRDefault="00080AFE" w:rsidP="00FC5619">
      <w:pPr>
        <w:pStyle w:val="cuerpo1"/>
        <w:rPr>
          <w:noProof/>
        </w:rPr>
      </w:pPr>
    </w:p>
    <w:p w14:paraId="30D7E7BC" w14:textId="0356E666" w:rsidR="00BF58AE" w:rsidRDefault="00080AFE" w:rsidP="00FC5619">
      <w:pPr>
        <w:pStyle w:val="cuerpo1"/>
        <w:rPr>
          <w:noProof/>
        </w:rPr>
      </w:pPr>
      <w:r>
        <w:rPr>
          <w:noProof/>
        </w:rPr>
        <w:t>After entering the cluster number the system displays the geographical characteristics of the cluster</w:t>
      </w:r>
      <w:r w:rsidR="002E38F3">
        <w:rPr>
          <w:noProof/>
        </w:rPr>
        <w:t>;</w:t>
      </w:r>
      <w:r>
        <w:rPr>
          <w:noProof/>
        </w:rPr>
        <w:t xml:space="preserve"> the cursor position</w:t>
      </w:r>
      <w:r w:rsidR="002E38F3">
        <w:rPr>
          <w:noProof/>
        </w:rPr>
        <w:t>s</w:t>
      </w:r>
      <w:r>
        <w:rPr>
          <w:noProof/>
        </w:rPr>
        <w:t xml:space="preserve"> itself in the option field and requests </w:t>
      </w:r>
      <w:r w:rsidR="002E38F3">
        <w:rPr>
          <w:noProof/>
        </w:rPr>
        <w:t xml:space="preserve">from </w:t>
      </w:r>
      <w:r>
        <w:rPr>
          <w:noProof/>
        </w:rPr>
        <w:t>the Administrator to press the enter key.  Once the enter key is pressed the menu with the options available for the central office is displayed as shown in the figure below.</w:t>
      </w:r>
    </w:p>
    <w:p w14:paraId="6190C36F" w14:textId="77777777" w:rsidR="00D20A0C" w:rsidRDefault="00D20A0C" w:rsidP="00FC5619">
      <w:pPr>
        <w:pStyle w:val="cuerpo1"/>
        <w:rPr>
          <w:noProof/>
        </w:rPr>
      </w:pPr>
    </w:p>
    <w:p w14:paraId="54FF5301" w14:textId="74895604" w:rsidR="00D20A0C" w:rsidRDefault="00D20A0C" w:rsidP="00FC5619">
      <w:pPr>
        <w:pStyle w:val="cuerpo1"/>
        <w:rPr>
          <w:noProof/>
        </w:rPr>
      </w:pPr>
      <w:r>
        <w:rPr>
          <w:noProof/>
        </w:rPr>
        <w:drawing>
          <wp:inline distT="0" distB="0" distL="0" distR="0" wp14:anchorId="7AB6E54F" wp14:editId="4A387FBD">
            <wp:extent cx="4813300" cy="32893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3300" cy="3289300"/>
                    </a:xfrm>
                    <a:prstGeom prst="rect">
                      <a:avLst/>
                    </a:prstGeom>
                  </pic:spPr>
                </pic:pic>
              </a:graphicData>
            </a:graphic>
          </wp:inline>
        </w:drawing>
      </w:r>
    </w:p>
    <w:p w14:paraId="53B5C7EB" w14:textId="3DE99B91" w:rsidR="00D20A0C" w:rsidRDefault="00D20A0C" w:rsidP="00FC5619">
      <w:pPr>
        <w:pStyle w:val="cuerpo1"/>
        <w:rPr>
          <w:noProof/>
        </w:rPr>
      </w:pPr>
    </w:p>
    <w:p w14:paraId="4601F08D" w14:textId="2016394E" w:rsidR="00D20A0C" w:rsidRDefault="00D20A0C" w:rsidP="00FC5619">
      <w:pPr>
        <w:pStyle w:val="cuerpo1"/>
        <w:rPr>
          <w:noProof/>
        </w:rPr>
      </w:pPr>
      <w:r>
        <w:rPr>
          <w:noProof/>
        </w:rPr>
        <w:lastRenderedPageBreak/>
        <w:t xml:space="preserve">To select an option, the Administrator can type the first digit or character </w:t>
      </w:r>
      <w:r w:rsidR="00011753">
        <w:rPr>
          <w:noProof/>
        </w:rPr>
        <w:t xml:space="preserve">in the list of </w:t>
      </w:r>
      <w:r>
        <w:rPr>
          <w:noProof/>
        </w:rPr>
        <w:t>option</w:t>
      </w:r>
      <w:r w:rsidR="00011753">
        <w:rPr>
          <w:noProof/>
        </w:rPr>
        <w:t>s</w:t>
      </w:r>
      <w:r>
        <w:rPr>
          <w:noProof/>
        </w:rPr>
        <w:t xml:space="preserve"> or </w:t>
      </w:r>
      <w:r w:rsidR="00B51352">
        <w:rPr>
          <w:noProof/>
        </w:rPr>
        <w:t>s/</w:t>
      </w:r>
      <w:r>
        <w:rPr>
          <w:noProof/>
        </w:rPr>
        <w:t xml:space="preserve">he can use the up and down arrow keys to highlight the </w:t>
      </w:r>
      <w:r w:rsidR="00011753">
        <w:rPr>
          <w:noProof/>
        </w:rPr>
        <w:t xml:space="preserve">desired </w:t>
      </w:r>
      <w:r>
        <w:rPr>
          <w:noProof/>
        </w:rPr>
        <w:t>option</w:t>
      </w:r>
      <w:r w:rsidR="00123DF8">
        <w:rPr>
          <w:noProof/>
        </w:rPr>
        <w:t xml:space="preserve"> </w:t>
      </w:r>
      <w:r w:rsidR="00011753">
        <w:rPr>
          <w:noProof/>
        </w:rPr>
        <w:t>and press enter once the cursor is on top of that option.  Let’s examine each one of th</w:t>
      </w:r>
      <w:r w:rsidR="002E38F3">
        <w:rPr>
          <w:noProof/>
        </w:rPr>
        <w:t>e</w:t>
      </w:r>
      <w:r w:rsidR="00011753">
        <w:rPr>
          <w:noProof/>
        </w:rPr>
        <w:t>se options.</w:t>
      </w:r>
    </w:p>
    <w:p w14:paraId="0EE93237" w14:textId="3246136D" w:rsidR="00011753" w:rsidRDefault="00011753" w:rsidP="00FC5619">
      <w:pPr>
        <w:pStyle w:val="cuerpo1"/>
        <w:rPr>
          <w:noProof/>
        </w:rPr>
      </w:pPr>
    </w:p>
    <w:p w14:paraId="45640FD8" w14:textId="77777777" w:rsidR="00BA3CA5" w:rsidRDefault="00BA3CA5" w:rsidP="00FC5619">
      <w:pPr>
        <w:pStyle w:val="cuerpo1"/>
        <w:rPr>
          <w:noProof/>
        </w:rPr>
      </w:pPr>
    </w:p>
    <w:p w14:paraId="3B2EA16B" w14:textId="64A4DF55" w:rsidR="00011753" w:rsidRDefault="00011753" w:rsidP="00BA3CA5">
      <w:pPr>
        <w:pStyle w:val="Heading1"/>
        <w:rPr>
          <w:noProof/>
        </w:rPr>
      </w:pPr>
      <w:bookmarkStart w:id="5" w:name="_Toc48054546"/>
      <w:r w:rsidRPr="00011753">
        <w:rPr>
          <w:noProof/>
        </w:rPr>
        <w:t>4. Accept</w:t>
      </w:r>
      <w:r w:rsidR="006F65FF">
        <w:rPr>
          <w:noProof/>
        </w:rPr>
        <w:t>ing</w:t>
      </w:r>
      <w:r w:rsidRPr="00011753">
        <w:rPr>
          <w:noProof/>
        </w:rPr>
        <w:t xml:space="preserve"> </w:t>
      </w:r>
      <w:r w:rsidR="006F65FF">
        <w:rPr>
          <w:noProof/>
        </w:rPr>
        <w:t>c</w:t>
      </w:r>
      <w:r w:rsidRPr="00011753">
        <w:rPr>
          <w:noProof/>
        </w:rPr>
        <w:t>luster</w:t>
      </w:r>
      <w:r w:rsidR="00C32175">
        <w:rPr>
          <w:noProof/>
        </w:rPr>
        <w:t xml:space="preserve"> data </w:t>
      </w:r>
      <w:r w:rsidR="006F65FF">
        <w:rPr>
          <w:noProof/>
        </w:rPr>
        <w:t>coming from the field</w:t>
      </w:r>
      <w:bookmarkEnd w:id="5"/>
    </w:p>
    <w:p w14:paraId="6AB310E6" w14:textId="1B5BBC7F" w:rsidR="00912DAC" w:rsidRDefault="00011753" w:rsidP="00FC5619">
      <w:pPr>
        <w:pStyle w:val="cuerpo1"/>
        <w:rPr>
          <w:noProof/>
        </w:rPr>
      </w:pPr>
      <w:r>
        <w:rPr>
          <w:noProof/>
        </w:rPr>
        <w:t>As mentioned in section 2, all clusters listed under the second part of the report (“</w:t>
      </w:r>
      <w:r w:rsidRPr="005936D6">
        <w:rPr>
          <w:b/>
          <w:bCs/>
          <w:noProof/>
        </w:rPr>
        <w:t>Completed clusters to be accepted: 1-Arrived first time; 2-Already accepted; 3-Passed secondary editing</w:t>
      </w:r>
      <w:r>
        <w:rPr>
          <w:noProof/>
        </w:rPr>
        <w:t xml:space="preserve">”), has to be accepted by the Administrator.  </w:t>
      </w:r>
      <w:r w:rsidR="00C2071A">
        <w:rPr>
          <w:noProof/>
        </w:rPr>
        <w:t>Option 1 of the central office menu (“</w:t>
      </w:r>
      <w:r w:rsidR="00946C96" w:rsidRPr="00946C96">
        <w:rPr>
          <w:b/>
          <w:bCs/>
          <w:noProof/>
        </w:rPr>
        <w:t>1</w:t>
      </w:r>
      <w:r w:rsidR="00C2071A" w:rsidRPr="00946C96">
        <w:rPr>
          <w:b/>
          <w:bCs/>
          <w:noProof/>
        </w:rPr>
        <w:t>-Accept Cluster</w:t>
      </w:r>
      <w:r w:rsidR="00C2071A">
        <w:rPr>
          <w:noProof/>
        </w:rPr>
        <w:t xml:space="preserve">”) is used for this purpose.  </w:t>
      </w:r>
      <w:r w:rsidR="00D91E1B">
        <w:rPr>
          <w:noProof/>
        </w:rPr>
        <w:t xml:space="preserve">As </w:t>
      </w:r>
      <w:r w:rsidR="00C2071A">
        <w:rPr>
          <w:noProof/>
        </w:rPr>
        <w:t xml:space="preserve">already described </w:t>
      </w:r>
      <w:r w:rsidR="00D91E1B">
        <w:rPr>
          <w:noProof/>
        </w:rPr>
        <w:t>some of these clusters are new</w:t>
      </w:r>
      <w:r w:rsidR="00A22BDB">
        <w:rPr>
          <w:noProof/>
        </w:rPr>
        <w:t xml:space="preserve"> and actually this is for the most part the common way</w:t>
      </w:r>
      <w:r w:rsidR="000C6081">
        <w:rPr>
          <w:noProof/>
        </w:rPr>
        <w:t xml:space="preserve"> that</w:t>
      </w:r>
      <w:r w:rsidR="00A22BDB">
        <w:rPr>
          <w:noProof/>
        </w:rPr>
        <w:t xml:space="preserve"> clusters arrive to the central office</w:t>
      </w:r>
      <w:r w:rsidR="00D91E1B">
        <w:rPr>
          <w:noProof/>
        </w:rPr>
        <w:t>.  Th</w:t>
      </w:r>
      <w:r w:rsidR="00A22BDB">
        <w:rPr>
          <w:noProof/>
        </w:rPr>
        <w:t xml:space="preserve">ese type of clusters </w:t>
      </w:r>
      <w:r w:rsidR="00D91E1B">
        <w:rPr>
          <w:noProof/>
        </w:rPr>
        <w:t xml:space="preserve">were sucessfully closed by the supervisors </w:t>
      </w:r>
      <w:r w:rsidR="00BA193B">
        <w:rPr>
          <w:noProof/>
        </w:rPr>
        <w:t xml:space="preserve">in the field </w:t>
      </w:r>
      <w:r w:rsidR="00D91E1B">
        <w:rPr>
          <w:noProof/>
        </w:rPr>
        <w:t>and after beign closed</w:t>
      </w:r>
      <w:r w:rsidR="00A22BDB">
        <w:rPr>
          <w:noProof/>
        </w:rPr>
        <w:t xml:space="preserve"> were sent to the central office via IFSS or SyncCloud</w:t>
      </w:r>
      <w:r w:rsidR="00D91E1B">
        <w:rPr>
          <w:noProof/>
        </w:rPr>
        <w:t>.  Some other</w:t>
      </w:r>
      <w:r w:rsidR="00A22BDB">
        <w:rPr>
          <w:noProof/>
        </w:rPr>
        <w:t xml:space="preserve"> cluster</w:t>
      </w:r>
      <w:r w:rsidR="00D91E1B">
        <w:rPr>
          <w:noProof/>
        </w:rPr>
        <w:t xml:space="preserve">s may have already been accepted at the central office and even some may have already completed the data processing cycle.  </w:t>
      </w:r>
      <w:r w:rsidR="00BA193B">
        <w:rPr>
          <w:noProof/>
        </w:rPr>
        <w:t>E</w:t>
      </w:r>
      <w:r w:rsidR="00D91E1B">
        <w:rPr>
          <w:noProof/>
        </w:rPr>
        <w:t>ssentially the</w:t>
      </w:r>
      <w:r w:rsidR="00A22BDB">
        <w:rPr>
          <w:noProof/>
        </w:rPr>
        <w:t xml:space="preserve">se </w:t>
      </w:r>
      <w:r w:rsidR="000C6081">
        <w:rPr>
          <w:noProof/>
        </w:rPr>
        <w:t xml:space="preserve">late list of </w:t>
      </w:r>
      <w:r w:rsidR="00A22BDB">
        <w:rPr>
          <w:noProof/>
        </w:rPr>
        <w:t xml:space="preserve">clusters </w:t>
      </w:r>
      <w:r w:rsidR="00D91E1B">
        <w:rPr>
          <w:noProof/>
        </w:rPr>
        <w:t>were sucessfully accepted by the c</w:t>
      </w:r>
      <w:r w:rsidR="00A22BDB">
        <w:rPr>
          <w:noProof/>
        </w:rPr>
        <w:t>en</w:t>
      </w:r>
      <w:r w:rsidR="00D91E1B">
        <w:rPr>
          <w:noProof/>
        </w:rPr>
        <w:t>tral office, but for some reason supervisor</w:t>
      </w:r>
      <w:r w:rsidR="00BA193B">
        <w:rPr>
          <w:noProof/>
        </w:rPr>
        <w:t>s</w:t>
      </w:r>
      <w:r w:rsidR="00D91E1B">
        <w:rPr>
          <w:noProof/>
        </w:rPr>
        <w:t xml:space="preserve"> made modifications to the data in the field and the cluster was </w:t>
      </w:r>
      <w:r w:rsidR="00A22BDB">
        <w:rPr>
          <w:noProof/>
        </w:rPr>
        <w:t xml:space="preserve">uploaded </w:t>
      </w:r>
      <w:r w:rsidR="00D91E1B">
        <w:rPr>
          <w:noProof/>
        </w:rPr>
        <w:t xml:space="preserve">again.  In a very few occacions, the </w:t>
      </w:r>
      <w:r w:rsidR="00A22BDB">
        <w:t>A</w:t>
      </w:r>
      <w:r w:rsidR="00D91E1B">
        <w:t>dministrator</w:t>
      </w:r>
      <w:r w:rsidR="00D91E1B">
        <w:rPr>
          <w:noProof/>
        </w:rPr>
        <w:t xml:space="preserve"> may have already run secondary editing and even declared the cluster </w:t>
      </w:r>
      <w:r w:rsidR="00A22BDB">
        <w:rPr>
          <w:noProof/>
        </w:rPr>
        <w:t xml:space="preserve">closed for no further action.  </w:t>
      </w:r>
      <w:r w:rsidR="00BA193B">
        <w:rPr>
          <w:noProof/>
        </w:rPr>
        <w:t>For the latter</w:t>
      </w:r>
      <w:r w:rsidR="00912DAC">
        <w:rPr>
          <w:noProof/>
        </w:rPr>
        <w:t>,</w:t>
      </w:r>
      <w:r w:rsidR="00BA193B">
        <w:rPr>
          <w:noProof/>
        </w:rPr>
        <w:t xml:space="preserve"> any action taken </w:t>
      </w:r>
      <w:r w:rsidR="00912DAC">
        <w:rPr>
          <w:noProof/>
        </w:rPr>
        <w:t xml:space="preserve">as part of </w:t>
      </w:r>
      <w:r w:rsidR="000C6081">
        <w:rPr>
          <w:noProof/>
        </w:rPr>
        <w:t xml:space="preserve">secondary </w:t>
      </w:r>
      <w:r w:rsidR="00BA193B">
        <w:rPr>
          <w:noProof/>
        </w:rPr>
        <w:t>edit</w:t>
      </w:r>
      <w:r w:rsidR="00912DAC">
        <w:rPr>
          <w:noProof/>
        </w:rPr>
        <w:t>ing</w:t>
      </w:r>
      <w:r w:rsidR="00BA193B">
        <w:rPr>
          <w:noProof/>
        </w:rPr>
        <w:t xml:space="preserve"> </w:t>
      </w:r>
      <w:r w:rsidR="000C6081">
        <w:rPr>
          <w:noProof/>
        </w:rPr>
        <w:t xml:space="preserve">of </w:t>
      </w:r>
      <w:r w:rsidR="00BA193B">
        <w:rPr>
          <w:noProof/>
        </w:rPr>
        <w:t>the data is lost and secondary editing needs to be run again.</w:t>
      </w:r>
    </w:p>
    <w:p w14:paraId="6D5D72F8" w14:textId="77777777" w:rsidR="00912DAC" w:rsidRDefault="00912DAC" w:rsidP="00FC5619">
      <w:pPr>
        <w:pStyle w:val="cuerpo1"/>
        <w:rPr>
          <w:noProof/>
        </w:rPr>
      </w:pPr>
    </w:p>
    <w:p w14:paraId="67B4F7D4" w14:textId="1BFAB139" w:rsidR="000A2EEC" w:rsidRDefault="00912DAC" w:rsidP="00FC5619">
      <w:pPr>
        <w:pStyle w:val="cuerpo1"/>
        <w:rPr>
          <w:noProof/>
        </w:rPr>
      </w:pPr>
      <w:r>
        <w:rPr>
          <w:noProof/>
        </w:rPr>
        <w:t>In any case option</w:t>
      </w:r>
      <w:r w:rsidR="000A2EEC">
        <w:rPr>
          <w:noProof/>
        </w:rPr>
        <w:t xml:space="preserve"> </w:t>
      </w:r>
      <w:r>
        <w:rPr>
          <w:noProof/>
        </w:rPr>
        <w:t>(“</w:t>
      </w:r>
      <w:r w:rsidR="00946C96" w:rsidRPr="00946C96">
        <w:rPr>
          <w:b/>
          <w:bCs/>
          <w:noProof/>
        </w:rPr>
        <w:t xml:space="preserve">1 </w:t>
      </w:r>
      <w:r w:rsidRPr="000A2EEC">
        <w:rPr>
          <w:b/>
          <w:bCs/>
          <w:noProof/>
        </w:rPr>
        <w:t>Accep</w:t>
      </w:r>
      <w:r w:rsidR="00C2071A">
        <w:rPr>
          <w:b/>
          <w:bCs/>
          <w:noProof/>
        </w:rPr>
        <w:t>t</w:t>
      </w:r>
      <w:r w:rsidRPr="000A2EEC">
        <w:rPr>
          <w:b/>
          <w:bCs/>
          <w:noProof/>
        </w:rPr>
        <w:t xml:space="preserve"> Cluster</w:t>
      </w:r>
      <w:r>
        <w:rPr>
          <w:noProof/>
        </w:rPr>
        <w:t xml:space="preserve">”) has to </w:t>
      </w:r>
      <w:r w:rsidR="000C6081">
        <w:rPr>
          <w:noProof/>
        </w:rPr>
        <w:t xml:space="preserve">be </w:t>
      </w:r>
      <w:r>
        <w:rPr>
          <w:noProof/>
        </w:rPr>
        <w:t xml:space="preserve">executed for each of these clusters.  When accepting the cluster, make sure that </w:t>
      </w:r>
      <w:r w:rsidR="000A2EEC">
        <w:rPr>
          <w:noProof/>
        </w:rPr>
        <w:t>the cluster and supervisor numbers are correct for the cluster</w:t>
      </w:r>
      <w:r w:rsidR="00C2071A">
        <w:rPr>
          <w:noProof/>
        </w:rPr>
        <w:t xml:space="preserve"> to be accepted</w:t>
      </w:r>
      <w:r w:rsidR="000A2EEC">
        <w:rPr>
          <w:noProof/>
        </w:rPr>
        <w:t>.</w:t>
      </w:r>
      <w:r w:rsidR="00C2071A" w:rsidRPr="00C2071A">
        <w:rPr>
          <w:noProof/>
        </w:rPr>
        <w:t xml:space="preserve"> </w:t>
      </w:r>
      <w:r w:rsidR="00C2071A">
        <w:rPr>
          <w:noProof/>
        </w:rPr>
        <w:t>Administrators may want to use option (“</w:t>
      </w:r>
      <w:r w:rsidR="00946C96" w:rsidRPr="00946C96">
        <w:rPr>
          <w:b/>
          <w:bCs/>
          <w:noProof/>
        </w:rPr>
        <w:t>7</w:t>
      </w:r>
      <w:r w:rsidR="00946C96">
        <w:rPr>
          <w:noProof/>
        </w:rPr>
        <w:t xml:space="preserve"> </w:t>
      </w:r>
      <w:r w:rsidR="00C2071A" w:rsidRPr="000A2EEC">
        <w:rPr>
          <w:b/>
          <w:bCs/>
          <w:noProof/>
        </w:rPr>
        <w:t>Data collection status report</w:t>
      </w:r>
      <w:r w:rsidR="00C2071A">
        <w:rPr>
          <w:noProof/>
        </w:rPr>
        <w:t>”) to be described later to properly match clusters with supervisors.</w:t>
      </w:r>
    </w:p>
    <w:p w14:paraId="6652A9E0" w14:textId="77777777" w:rsidR="00C2071A" w:rsidRDefault="00C2071A" w:rsidP="00FC5619">
      <w:pPr>
        <w:pStyle w:val="cuerpo1"/>
        <w:rPr>
          <w:noProof/>
        </w:rPr>
      </w:pPr>
    </w:p>
    <w:p w14:paraId="5C6681D4" w14:textId="0E720EE8" w:rsidR="000A2EEC" w:rsidRDefault="000A2EEC" w:rsidP="00FC5619">
      <w:pPr>
        <w:pStyle w:val="cuerpo1"/>
        <w:rPr>
          <w:noProof/>
        </w:rPr>
      </w:pPr>
      <w:r w:rsidRPr="000A2EEC">
        <w:rPr>
          <w:noProof/>
        </w:rPr>
        <w:drawing>
          <wp:inline distT="0" distB="0" distL="0" distR="0" wp14:anchorId="48B29061" wp14:editId="4D2BA8C4">
            <wp:extent cx="4298950" cy="28702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950" cy="2870200"/>
                    </a:xfrm>
                    <a:prstGeom prst="rect">
                      <a:avLst/>
                    </a:prstGeom>
                  </pic:spPr>
                </pic:pic>
              </a:graphicData>
            </a:graphic>
          </wp:inline>
        </w:drawing>
      </w:r>
    </w:p>
    <w:p w14:paraId="68FEC533" w14:textId="77777777" w:rsidR="000A2EEC" w:rsidRDefault="000A2EEC" w:rsidP="00FC5619">
      <w:pPr>
        <w:pStyle w:val="cuerpo1"/>
        <w:rPr>
          <w:noProof/>
        </w:rPr>
      </w:pPr>
    </w:p>
    <w:p w14:paraId="07206E3C" w14:textId="15006223" w:rsidR="00797148" w:rsidRDefault="00C2071A" w:rsidP="00FC5619">
      <w:pPr>
        <w:pStyle w:val="cuerpo1"/>
      </w:pPr>
      <w:r>
        <w:t xml:space="preserve">After selecting option 1, the central office runs an application to make sure that all rules to validate the </w:t>
      </w:r>
      <w:r w:rsidR="007F2233">
        <w:t xml:space="preserve">data </w:t>
      </w:r>
      <w:r>
        <w:t xml:space="preserve">structure and completeness of </w:t>
      </w:r>
      <w:r w:rsidR="00797148">
        <w:t xml:space="preserve">information for </w:t>
      </w:r>
      <w:r>
        <w:t xml:space="preserve">the cluster are met.  </w:t>
      </w:r>
      <w:r w:rsidR="007F2233">
        <w:t>If no issues are identified by the application, the cluster is declared as accepted</w:t>
      </w:r>
      <w:r w:rsidR="00797148">
        <w:t xml:space="preserve"> with the following message</w:t>
      </w:r>
      <w:r w:rsidR="007F2233">
        <w:t>.</w:t>
      </w:r>
      <w:r w:rsidR="00797148">
        <w:t xml:space="preserve">  </w:t>
      </w:r>
    </w:p>
    <w:p w14:paraId="4AC185F9" w14:textId="7D3D7034" w:rsidR="00D91FE7" w:rsidRDefault="00D91FE7" w:rsidP="00FC5619">
      <w:pPr>
        <w:pStyle w:val="cuerpo1"/>
      </w:pPr>
    </w:p>
    <w:p w14:paraId="3906776C" w14:textId="039E1575" w:rsidR="00D91FE7" w:rsidRDefault="00D91FE7" w:rsidP="00FC5619">
      <w:pPr>
        <w:pStyle w:val="cuerpo1"/>
      </w:pPr>
      <w:r>
        <w:rPr>
          <w:noProof/>
        </w:rPr>
        <w:lastRenderedPageBreak/>
        <w:drawing>
          <wp:inline distT="0" distB="0" distL="0" distR="0" wp14:anchorId="62A9CC45" wp14:editId="1F9F8291">
            <wp:extent cx="2070100" cy="806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0100" cy="806450"/>
                    </a:xfrm>
                    <a:prstGeom prst="rect">
                      <a:avLst/>
                    </a:prstGeom>
                  </pic:spPr>
                </pic:pic>
              </a:graphicData>
            </a:graphic>
          </wp:inline>
        </w:drawing>
      </w:r>
    </w:p>
    <w:p w14:paraId="46DC6F3D" w14:textId="77777777" w:rsidR="00797148" w:rsidRDefault="00797148" w:rsidP="00FC5619">
      <w:pPr>
        <w:pStyle w:val="cuerpo1"/>
      </w:pPr>
    </w:p>
    <w:p w14:paraId="16E48963" w14:textId="0FA11D3C" w:rsidR="00655C2B" w:rsidRDefault="007F2233" w:rsidP="00FC5619">
      <w:pPr>
        <w:pStyle w:val="cuerpo1"/>
      </w:pPr>
      <w:r>
        <w:t>With a few differences, the controls carried out by the central office</w:t>
      </w:r>
      <w:r w:rsidR="002E0B89">
        <w:t xml:space="preserve"> application</w:t>
      </w:r>
      <w:r>
        <w:t xml:space="preserve"> are pretty much the same </w:t>
      </w:r>
      <w:r w:rsidR="002E0B89">
        <w:t xml:space="preserve">as those </w:t>
      </w:r>
      <w:r>
        <w:t xml:space="preserve">executed by the supervisor.  </w:t>
      </w:r>
      <w:r w:rsidR="002E0B89">
        <w:t xml:space="preserve">Therefore, </w:t>
      </w:r>
      <w:r>
        <w:t>for the most part there should</w:t>
      </w:r>
      <w:r w:rsidR="002E0B89">
        <w:t xml:space="preserve"> not</w:t>
      </w:r>
      <w:r>
        <w:t xml:space="preserve"> be any problems</w:t>
      </w:r>
      <w:r w:rsidR="002E0B89">
        <w:t xml:space="preserve"> and accepting the cluster is mainly used as a way of guaranteeing that the data did not get corrupted in the process of transmission from the field to the central office.  After executing option 1, the central office displays </w:t>
      </w:r>
      <w:r w:rsidR="00A62475">
        <w:t>a</w:t>
      </w:r>
      <w:r w:rsidR="00D11182">
        <w:t>n HTML</w:t>
      </w:r>
      <w:r w:rsidR="00A62475">
        <w:t xml:space="preserve"> </w:t>
      </w:r>
      <w:r w:rsidR="002E0B89">
        <w:t xml:space="preserve">report which </w:t>
      </w:r>
      <w:r w:rsidR="002157EB">
        <w:t xml:space="preserve">has two </w:t>
      </w:r>
      <w:r w:rsidR="002E0B89">
        <w:t>parts</w:t>
      </w:r>
      <w:r w:rsidR="00655C2B">
        <w:t>:</w:t>
      </w:r>
      <w:r w:rsidR="00A62475">
        <w:t xml:space="preserve">  </w:t>
      </w:r>
    </w:p>
    <w:p w14:paraId="34FFB950" w14:textId="77777777" w:rsidR="00AE35D7" w:rsidRDefault="00AE35D7" w:rsidP="00FC5619">
      <w:pPr>
        <w:pStyle w:val="cuerpo1"/>
      </w:pPr>
    </w:p>
    <w:p w14:paraId="106804D6" w14:textId="080CFFBD" w:rsidR="00AE35D7" w:rsidRDefault="002157EB" w:rsidP="00FC5619">
      <w:pPr>
        <w:pStyle w:val="cuerpo1"/>
      </w:pPr>
      <w:r>
        <w:t>T</w:t>
      </w:r>
      <w:r w:rsidR="00A62475">
        <w:t xml:space="preserve">he first part </w:t>
      </w:r>
      <w:proofErr w:type="gramStart"/>
      <w:r>
        <w:t>in itself has</w:t>
      </w:r>
      <w:proofErr w:type="gramEnd"/>
      <w:r>
        <w:t xml:space="preserve"> two components: the first component </w:t>
      </w:r>
      <w:r w:rsidR="00C32B77">
        <w:t>(</w:t>
      </w:r>
      <w:r w:rsidR="008117C0">
        <w:t>circled</w:t>
      </w:r>
      <w:r w:rsidR="00C32B77">
        <w:t xml:space="preserve"> in purple) </w:t>
      </w:r>
      <w:r>
        <w:t xml:space="preserve">is a report that </w:t>
      </w:r>
      <w:r w:rsidR="00A62475">
        <w:t>lists all households collected in the cluster along with its individuals</w:t>
      </w:r>
      <w:r w:rsidR="0046699A">
        <w:t xml:space="preserve">.  It includes </w:t>
      </w:r>
      <w:r w:rsidR="00A62475">
        <w:t xml:space="preserve">the result of the interview and the number of visits that were </w:t>
      </w:r>
      <w:r>
        <w:t xml:space="preserve">necessary </w:t>
      </w:r>
      <w:r w:rsidR="00A62475">
        <w:t>to contact the household</w:t>
      </w:r>
      <w:r w:rsidR="0046699A">
        <w:t>s</w:t>
      </w:r>
      <w:r w:rsidR="000C6081">
        <w:t xml:space="preserve"> or the individual</w:t>
      </w:r>
      <w:r w:rsidR="0046699A">
        <w:t>s</w:t>
      </w:r>
      <w:r>
        <w:t xml:space="preserve">.  The second component </w:t>
      </w:r>
      <w:r w:rsidR="000C6081">
        <w:t xml:space="preserve">of the report </w:t>
      </w:r>
      <w:r w:rsidR="00816E45">
        <w:t xml:space="preserve">(circled in gold) </w:t>
      </w:r>
      <w:r>
        <w:t xml:space="preserve">is a summary of totals for households and individuals with complete and incomplete </w:t>
      </w:r>
      <w:r w:rsidR="00655C2B">
        <w:t>interviews.</w:t>
      </w:r>
    </w:p>
    <w:p w14:paraId="34D54B1C" w14:textId="0ECC4AFA" w:rsidR="00655C2B" w:rsidRDefault="00655C2B" w:rsidP="00FC5619">
      <w:pPr>
        <w:pStyle w:val="cuerpo1"/>
      </w:pPr>
      <w:r>
        <w:t xml:space="preserve"> </w:t>
      </w:r>
    </w:p>
    <w:p w14:paraId="231655CB" w14:textId="25F917C8" w:rsidR="00A62475" w:rsidRDefault="00C32B77" w:rsidP="00FC5619">
      <w:pPr>
        <w:pStyle w:val="cuerpo1"/>
      </w:pPr>
      <w:r w:rsidRPr="00C32B77">
        <w:rPr>
          <w:noProof/>
        </w:rPr>
        <w:drawing>
          <wp:inline distT="0" distB="0" distL="0" distR="0" wp14:anchorId="601211D8" wp14:editId="29031D39">
            <wp:extent cx="5916295" cy="469328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6295" cy="4693285"/>
                    </a:xfrm>
                    <a:prstGeom prst="rect">
                      <a:avLst/>
                    </a:prstGeom>
                  </pic:spPr>
                </pic:pic>
              </a:graphicData>
            </a:graphic>
          </wp:inline>
        </w:drawing>
      </w:r>
    </w:p>
    <w:p w14:paraId="217F6A4F" w14:textId="77777777" w:rsidR="00F556D9" w:rsidRDefault="00F556D9" w:rsidP="00F556D9">
      <w:pPr>
        <w:pStyle w:val="cuerpo1"/>
      </w:pPr>
    </w:p>
    <w:p w14:paraId="49E456E0" w14:textId="7E0F03CE" w:rsidR="00F556D9" w:rsidRDefault="00F556D9" w:rsidP="00F556D9">
      <w:pPr>
        <w:pStyle w:val="cuerpo1"/>
      </w:pPr>
      <w:r>
        <w:t xml:space="preserve">The second part is a summary of errors identified by the application as part of accepting the cluster.  </w:t>
      </w:r>
      <w:r w:rsidR="00F34543">
        <w:t xml:space="preserve">If there are no errors the report only has the first part and after dismissing the report the message informing </w:t>
      </w:r>
      <w:r w:rsidR="00F34543">
        <w:lastRenderedPageBreak/>
        <w:t xml:space="preserve">that the cluster was </w:t>
      </w:r>
      <w:r w:rsidR="00A84F6B">
        <w:t xml:space="preserve">successfully </w:t>
      </w:r>
      <w:r w:rsidR="00F34543">
        <w:t xml:space="preserve">accepted is displayed.  </w:t>
      </w:r>
      <w:r>
        <w:t xml:space="preserve">If there are errors the cluster cannot be accepted until </w:t>
      </w:r>
      <w:r w:rsidR="000C6081">
        <w:t xml:space="preserve">all </w:t>
      </w:r>
      <w:r>
        <w:t>the outstanding issues are resolved.  In that case</w:t>
      </w:r>
      <w:r w:rsidR="008C0AA1">
        <w:t>,</w:t>
      </w:r>
      <w:r>
        <w:t xml:space="preserve"> the central office </w:t>
      </w:r>
      <w:r w:rsidR="0046699A">
        <w:t xml:space="preserve">system </w:t>
      </w:r>
      <w:r>
        <w:t>displays the following message.</w:t>
      </w:r>
    </w:p>
    <w:p w14:paraId="166A47B7" w14:textId="064DEC75" w:rsidR="00F556D9" w:rsidRDefault="00F556D9" w:rsidP="00F556D9">
      <w:pPr>
        <w:pStyle w:val="cuerpo1"/>
      </w:pPr>
    </w:p>
    <w:p w14:paraId="76750816" w14:textId="1B09AFD0" w:rsidR="00F556D9" w:rsidRDefault="00F556D9" w:rsidP="00F556D9">
      <w:pPr>
        <w:pStyle w:val="cuerpo1"/>
      </w:pPr>
      <w:r>
        <w:rPr>
          <w:noProof/>
        </w:rPr>
        <w:drawing>
          <wp:inline distT="0" distB="0" distL="0" distR="0" wp14:anchorId="3B277E84" wp14:editId="752D66F8">
            <wp:extent cx="5105400" cy="84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844550"/>
                    </a:xfrm>
                    <a:prstGeom prst="rect">
                      <a:avLst/>
                    </a:prstGeom>
                  </pic:spPr>
                </pic:pic>
              </a:graphicData>
            </a:graphic>
          </wp:inline>
        </w:drawing>
      </w:r>
    </w:p>
    <w:p w14:paraId="5DAA85AB" w14:textId="71D6D96B" w:rsidR="000C6081" w:rsidRDefault="000C6081" w:rsidP="00F556D9">
      <w:pPr>
        <w:pStyle w:val="cuerpo1"/>
      </w:pPr>
    </w:p>
    <w:p w14:paraId="5A5FD814" w14:textId="18BAF8C7" w:rsidR="000C6081" w:rsidRDefault="00F34543" w:rsidP="00F556D9">
      <w:pPr>
        <w:pStyle w:val="cuerpo1"/>
      </w:pPr>
      <w:r>
        <w:t>In this case a series of messages are appended to the first part of the report and they look like this:</w:t>
      </w:r>
    </w:p>
    <w:p w14:paraId="7259E634" w14:textId="77777777" w:rsidR="00F556D9" w:rsidRDefault="00F556D9" w:rsidP="00FC5619">
      <w:pPr>
        <w:pStyle w:val="cuerpo1"/>
      </w:pPr>
    </w:p>
    <w:p w14:paraId="2CC21392" w14:textId="5DC82B07" w:rsidR="00655C2B" w:rsidRPr="00011753" w:rsidRDefault="00655C2B" w:rsidP="00FC5619">
      <w:pPr>
        <w:pStyle w:val="cuerpo1"/>
      </w:pPr>
      <w:r>
        <w:rPr>
          <w:noProof/>
        </w:rPr>
        <w:drawing>
          <wp:inline distT="0" distB="0" distL="0" distR="0" wp14:anchorId="6327927E" wp14:editId="2BAB05D4">
            <wp:extent cx="5916295" cy="24269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295" cy="2426970"/>
                    </a:xfrm>
                    <a:prstGeom prst="rect">
                      <a:avLst/>
                    </a:prstGeom>
                  </pic:spPr>
                </pic:pic>
              </a:graphicData>
            </a:graphic>
          </wp:inline>
        </w:drawing>
      </w:r>
    </w:p>
    <w:p w14:paraId="78022B44" w14:textId="77777777" w:rsidR="00F34543" w:rsidRDefault="00F34543" w:rsidP="00FC5619">
      <w:pPr>
        <w:pStyle w:val="cuerpo1"/>
        <w:rPr>
          <w:noProof/>
        </w:rPr>
      </w:pPr>
    </w:p>
    <w:p w14:paraId="04DD5DD3" w14:textId="57E6ABDB" w:rsidR="008340D7" w:rsidRDefault="008340D7" w:rsidP="00FC5619">
      <w:pPr>
        <w:pStyle w:val="cuerpo1"/>
        <w:rPr>
          <w:noProof/>
        </w:rPr>
      </w:pPr>
      <w:r>
        <w:rPr>
          <w:noProof/>
        </w:rPr>
        <w:t xml:space="preserve">There are several ways to resolve the outstanding messages </w:t>
      </w:r>
      <w:r w:rsidR="00065B28">
        <w:rPr>
          <w:noProof/>
        </w:rPr>
        <w:t xml:space="preserve">listed </w:t>
      </w:r>
      <w:r>
        <w:rPr>
          <w:noProof/>
        </w:rPr>
        <w:t>above:</w:t>
      </w:r>
    </w:p>
    <w:p w14:paraId="475BC7ED" w14:textId="77777777" w:rsidR="00F34543" w:rsidRDefault="00F34543" w:rsidP="00FC5619">
      <w:pPr>
        <w:pStyle w:val="cuerpo1"/>
        <w:rPr>
          <w:noProof/>
        </w:rPr>
      </w:pPr>
    </w:p>
    <w:p w14:paraId="6F14F681" w14:textId="192223EF" w:rsidR="008340D7" w:rsidRDefault="008340D7" w:rsidP="00251E26">
      <w:pPr>
        <w:pStyle w:val="cuerpo1"/>
        <w:numPr>
          <w:ilvl w:val="0"/>
          <w:numId w:val="3"/>
        </w:numPr>
        <w:rPr>
          <w:noProof/>
        </w:rPr>
      </w:pPr>
      <w:r>
        <w:rPr>
          <w:noProof/>
        </w:rPr>
        <w:t xml:space="preserve">The first one is just by </w:t>
      </w:r>
      <w:r w:rsidR="00065B28">
        <w:rPr>
          <w:noProof/>
        </w:rPr>
        <w:t xml:space="preserve">contacting the supervisor in the field and asking </w:t>
      </w:r>
      <w:r w:rsidR="00F34543">
        <w:rPr>
          <w:noProof/>
        </w:rPr>
        <w:t>her</w:t>
      </w:r>
      <w:r w:rsidR="00065B28">
        <w:rPr>
          <w:noProof/>
        </w:rPr>
        <w:t>/hi</w:t>
      </w:r>
      <w:r w:rsidR="00F34543">
        <w:rPr>
          <w:noProof/>
        </w:rPr>
        <w:t>m</w:t>
      </w:r>
      <w:r w:rsidR="00065B28">
        <w:rPr>
          <w:noProof/>
        </w:rPr>
        <w:t xml:space="preserve"> to close the cluster again and to resend the data.  This solution is necessary when the data was corrupted in the process of </w:t>
      </w:r>
      <w:r w:rsidR="006F65FF">
        <w:rPr>
          <w:noProof/>
        </w:rPr>
        <w:t xml:space="preserve">data </w:t>
      </w:r>
      <w:r w:rsidR="00065B28">
        <w:rPr>
          <w:noProof/>
        </w:rPr>
        <w:t>transmission from the field</w:t>
      </w:r>
    </w:p>
    <w:p w14:paraId="5A393C79" w14:textId="4DC9403F" w:rsidR="00065B28" w:rsidRDefault="00065B28" w:rsidP="00251E26">
      <w:pPr>
        <w:pStyle w:val="cuerpo1"/>
        <w:numPr>
          <w:ilvl w:val="0"/>
          <w:numId w:val="3"/>
        </w:numPr>
        <w:rPr>
          <w:noProof/>
        </w:rPr>
      </w:pPr>
      <w:r>
        <w:rPr>
          <w:noProof/>
        </w:rPr>
        <w:t>The second one</w:t>
      </w:r>
      <w:r w:rsidR="006F65FF">
        <w:rPr>
          <w:noProof/>
        </w:rPr>
        <w:t xml:space="preserve"> </w:t>
      </w:r>
      <w:r>
        <w:rPr>
          <w:noProof/>
        </w:rPr>
        <w:t>is to use options 3 or 4 from the main menu to fix any structural problem that may exist in the data as will be described further down</w:t>
      </w:r>
    </w:p>
    <w:p w14:paraId="79B804DC" w14:textId="1E470F8A" w:rsidR="00065B28" w:rsidRDefault="00065B28" w:rsidP="00251E26">
      <w:pPr>
        <w:pStyle w:val="cuerpo1"/>
        <w:numPr>
          <w:ilvl w:val="0"/>
          <w:numId w:val="3"/>
        </w:numPr>
        <w:rPr>
          <w:noProof/>
        </w:rPr>
      </w:pPr>
      <w:r>
        <w:rPr>
          <w:noProof/>
        </w:rPr>
        <w:t>It is also posible that the application still has some bugs and in that case the Administrator should contact the DHS data processing specialist assigned to the survey</w:t>
      </w:r>
      <w:r w:rsidR="00F34543">
        <w:rPr>
          <w:noProof/>
        </w:rPr>
        <w:t xml:space="preserve"> to fix the problem</w:t>
      </w:r>
    </w:p>
    <w:p w14:paraId="4AE20C3C" w14:textId="6A1B3F75" w:rsidR="00AE35D7" w:rsidRDefault="00AE35D7" w:rsidP="00FC5619">
      <w:pPr>
        <w:pStyle w:val="cuerpo1"/>
        <w:rPr>
          <w:noProof/>
        </w:rPr>
      </w:pPr>
      <w:r>
        <w:rPr>
          <w:noProof/>
        </w:rPr>
        <w:t xml:space="preserve">The report is dismissed by pressing the close </w:t>
      </w:r>
      <w:r>
        <w:rPr>
          <w:noProof/>
        </w:rPr>
        <w:drawing>
          <wp:inline distT="0" distB="0" distL="0" distR="0" wp14:anchorId="234403FE" wp14:editId="35816FF3">
            <wp:extent cx="527050" cy="234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 cy="234950"/>
                    </a:xfrm>
                    <a:prstGeom prst="rect">
                      <a:avLst/>
                    </a:prstGeom>
                  </pic:spPr>
                </pic:pic>
              </a:graphicData>
            </a:graphic>
          </wp:inline>
        </w:drawing>
      </w:r>
      <w:r w:rsidR="00D11182">
        <w:rPr>
          <w:noProof/>
        </w:rPr>
        <w:t xml:space="preserve">button in the report.  The Administrator may also </w:t>
      </w:r>
      <w:r w:rsidR="006F65FF">
        <w:rPr>
          <w:noProof/>
        </w:rPr>
        <w:t xml:space="preserve">want </w:t>
      </w:r>
      <w:r w:rsidR="00D11182">
        <w:rPr>
          <w:noProof/>
        </w:rPr>
        <w:t xml:space="preserve">to print </w:t>
      </w:r>
      <w:r w:rsidR="006F65FF">
        <w:rPr>
          <w:noProof/>
        </w:rPr>
        <w:t xml:space="preserve">and archive </w:t>
      </w:r>
      <w:r w:rsidR="00D11182">
        <w:rPr>
          <w:noProof/>
        </w:rPr>
        <w:t xml:space="preserve">this report for documentation purposes.  </w:t>
      </w:r>
      <w:r w:rsidR="006F65FF">
        <w:rPr>
          <w:noProof/>
        </w:rPr>
        <w:t xml:space="preserve">To print the report (used to print </w:t>
      </w:r>
      <w:r w:rsidR="00D11182">
        <w:rPr>
          <w:noProof/>
        </w:rPr>
        <w:t>any HTML report</w:t>
      </w:r>
      <w:r w:rsidR="006F65FF">
        <w:rPr>
          <w:noProof/>
        </w:rPr>
        <w:t xml:space="preserve"> by the system)</w:t>
      </w:r>
      <w:r w:rsidR="00D11182">
        <w:rPr>
          <w:noProof/>
        </w:rPr>
        <w:t xml:space="preserve">, right click </w:t>
      </w:r>
      <w:r w:rsidR="006F65FF">
        <w:rPr>
          <w:noProof/>
        </w:rPr>
        <w:t xml:space="preserve">anywhere in the report </w:t>
      </w:r>
      <w:r w:rsidR="00D11182">
        <w:rPr>
          <w:noProof/>
        </w:rPr>
        <w:t>area and select the print option from the dropdown menu displayed.</w:t>
      </w:r>
    </w:p>
    <w:p w14:paraId="43A72482" w14:textId="7E307965" w:rsidR="00F556D9" w:rsidRDefault="00F556D9" w:rsidP="00FC5619">
      <w:pPr>
        <w:pStyle w:val="cuerpo1"/>
        <w:rPr>
          <w:noProof/>
        </w:rPr>
      </w:pPr>
    </w:p>
    <w:p w14:paraId="24AE26A8" w14:textId="74F28C05" w:rsidR="00F556D9" w:rsidRDefault="006F65FF" w:rsidP="00FC5619">
      <w:pPr>
        <w:pStyle w:val="cuerpo1"/>
        <w:rPr>
          <w:noProof/>
        </w:rPr>
      </w:pPr>
      <w:r>
        <w:rPr>
          <w:noProof/>
        </w:rPr>
        <w:t>As discussed in Section 2, i</w:t>
      </w:r>
      <w:r w:rsidR="00F556D9">
        <w:rPr>
          <w:noProof/>
        </w:rPr>
        <w:t>f the cluster was previously accepted by the Administrator, the system displays the message</w:t>
      </w:r>
      <w:r w:rsidR="00B902C3">
        <w:rPr>
          <w:noProof/>
        </w:rPr>
        <w:t>:</w:t>
      </w:r>
    </w:p>
    <w:p w14:paraId="72A1F0E3" w14:textId="77777777" w:rsidR="00B902C3" w:rsidRDefault="00B902C3" w:rsidP="00FC5619">
      <w:pPr>
        <w:pStyle w:val="cuerpo1"/>
        <w:rPr>
          <w:noProof/>
        </w:rPr>
      </w:pPr>
    </w:p>
    <w:p w14:paraId="1519F698" w14:textId="56FA9CB8" w:rsidR="00B902C3" w:rsidRDefault="00B902C3" w:rsidP="00FC5619">
      <w:pPr>
        <w:pStyle w:val="cuerpo1"/>
        <w:rPr>
          <w:noProof/>
        </w:rPr>
      </w:pPr>
      <w:r>
        <w:rPr>
          <w:noProof/>
        </w:rPr>
        <w:lastRenderedPageBreak/>
        <w:drawing>
          <wp:inline distT="0" distB="0" distL="0" distR="0" wp14:anchorId="2CE7E3E5" wp14:editId="0404D92C">
            <wp:extent cx="1606550" cy="78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6550" cy="787400"/>
                    </a:xfrm>
                    <a:prstGeom prst="rect">
                      <a:avLst/>
                    </a:prstGeom>
                  </pic:spPr>
                </pic:pic>
              </a:graphicData>
            </a:graphic>
          </wp:inline>
        </w:drawing>
      </w:r>
    </w:p>
    <w:p w14:paraId="00831DB6" w14:textId="47C29EB2" w:rsidR="00B902C3" w:rsidRDefault="00B902C3" w:rsidP="00FC5619">
      <w:pPr>
        <w:pStyle w:val="cuerpo1"/>
        <w:rPr>
          <w:noProof/>
        </w:rPr>
      </w:pPr>
      <w:r>
        <w:rPr>
          <w:noProof/>
        </w:rPr>
        <w:t xml:space="preserve">Upon dismissing the message with the </w:t>
      </w:r>
      <w:r>
        <w:rPr>
          <w:noProof/>
        </w:rPr>
        <w:drawing>
          <wp:inline distT="0" distB="0" distL="0" distR="0" wp14:anchorId="25074785" wp14:editId="73AE12C4">
            <wp:extent cx="621425" cy="273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841" cy="285536"/>
                    </a:xfrm>
                    <a:prstGeom prst="rect">
                      <a:avLst/>
                    </a:prstGeom>
                  </pic:spPr>
                </pic:pic>
              </a:graphicData>
            </a:graphic>
          </wp:inline>
        </w:drawing>
      </w:r>
      <w:r>
        <w:rPr>
          <w:noProof/>
        </w:rPr>
        <w:t xml:space="preserve"> button, the Administrator is presented with a dialog to decide if </w:t>
      </w:r>
      <w:r w:rsidR="008C0AA1">
        <w:rPr>
          <w:noProof/>
        </w:rPr>
        <w:t>s/</w:t>
      </w:r>
      <w:r>
        <w:rPr>
          <w:noProof/>
        </w:rPr>
        <w:t xml:space="preserve">he wants to override the existing cluster.  </w:t>
      </w:r>
    </w:p>
    <w:p w14:paraId="1C6DF42B" w14:textId="77777777" w:rsidR="00B902C3" w:rsidRDefault="00B902C3" w:rsidP="00FC5619">
      <w:pPr>
        <w:pStyle w:val="cuerpo1"/>
        <w:rPr>
          <w:noProof/>
        </w:rPr>
      </w:pPr>
    </w:p>
    <w:p w14:paraId="3D17FB80" w14:textId="0FE35794" w:rsidR="00B902C3" w:rsidRDefault="00B902C3" w:rsidP="00FC5619">
      <w:pPr>
        <w:pStyle w:val="cuerpo1"/>
        <w:rPr>
          <w:noProof/>
        </w:rPr>
      </w:pPr>
      <w:r>
        <w:rPr>
          <w:noProof/>
        </w:rPr>
        <w:drawing>
          <wp:inline distT="0" distB="0" distL="0" distR="0" wp14:anchorId="755ACF03" wp14:editId="7498481B">
            <wp:extent cx="1663700" cy="118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3700" cy="1187450"/>
                    </a:xfrm>
                    <a:prstGeom prst="rect">
                      <a:avLst/>
                    </a:prstGeom>
                  </pic:spPr>
                </pic:pic>
              </a:graphicData>
            </a:graphic>
          </wp:inline>
        </w:drawing>
      </w:r>
    </w:p>
    <w:p w14:paraId="1FA3933F" w14:textId="77777777" w:rsidR="00F52CA4" w:rsidRDefault="00F52CA4" w:rsidP="00FC5619">
      <w:pPr>
        <w:pStyle w:val="cuerpo1"/>
        <w:rPr>
          <w:noProof/>
        </w:rPr>
      </w:pPr>
    </w:p>
    <w:p w14:paraId="00E376F7" w14:textId="75BBB39F" w:rsidR="00F52CA4" w:rsidRDefault="00F52CA4" w:rsidP="00F52CA4">
      <w:pPr>
        <w:pStyle w:val="cuerpo1"/>
        <w:rPr>
          <w:noProof/>
        </w:rPr>
      </w:pPr>
      <w:r>
        <w:rPr>
          <w:noProof/>
        </w:rPr>
        <w:t>This happens with clusters that were already accepted by the Administrator as well as those that already passed secondary editing as described in section 2.  If the cluster was just accepted by the Administrator</w:t>
      </w:r>
      <w:r w:rsidR="008C0AA1">
        <w:rPr>
          <w:noProof/>
        </w:rPr>
        <w:t>,</w:t>
      </w:r>
      <w:r>
        <w:rPr>
          <w:noProof/>
        </w:rPr>
        <w:t xml:space="preserve"> no work is lost by accepting the cluster again.  However, if the cluster already passed </w:t>
      </w:r>
      <w:r>
        <w:t>secondary</w:t>
      </w:r>
      <w:r>
        <w:rPr>
          <w:noProof/>
        </w:rPr>
        <w:t xml:space="preserve"> editing</w:t>
      </w:r>
      <w:r w:rsidR="006F65FF">
        <w:rPr>
          <w:noProof/>
        </w:rPr>
        <w:t>,</w:t>
      </w:r>
      <w:r>
        <w:rPr>
          <w:noProof/>
        </w:rPr>
        <w:t xml:space="preserve"> that process needs to be repeated.  Hopefully, secondary editing reports are archived with notes on the resolutions taken on them and th</w:t>
      </w:r>
      <w:r w:rsidR="006F65FF">
        <w:rPr>
          <w:noProof/>
        </w:rPr>
        <w:t xml:space="preserve">at analysis </w:t>
      </w:r>
      <w:r>
        <w:rPr>
          <w:noProof/>
        </w:rPr>
        <w:t>can be used if the same messages are present again.</w:t>
      </w:r>
    </w:p>
    <w:p w14:paraId="72E6ED84" w14:textId="2032CEE0" w:rsidR="00F52CA4" w:rsidRDefault="00F52CA4" w:rsidP="00F52CA4">
      <w:pPr>
        <w:pStyle w:val="cuerpo1"/>
        <w:rPr>
          <w:noProof/>
        </w:rPr>
      </w:pPr>
    </w:p>
    <w:p w14:paraId="5837385F" w14:textId="5FF73717" w:rsidR="00F52CA4" w:rsidRDefault="00F52CA4" w:rsidP="00F52CA4">
      <w:pPr>
        <w:pStyle w:val="cuerpo1"/>
        <w:rPr>
          <w:noProof/>
        </w:rPr>
      </w:pPr>
      <w:r>
        <w:rPr>
          <w:noProof/>
        </w:rPr>
        <w:t xml:space="preserve">Once a cluster is accepted, the central office control database is updated </w:t>
      </w:r>
      <w:r w:rsidR="00B02442">
        <w:rPr>
          <w:noProof/>
        </w:rPr>
        <w:t xml:space="preserve">to </w:t>
      </w:r>
      <w:r w:rsidR="006F65FF">
        <w:rPr>
          <w:noProof/>
        </w:rPr>
        <w:t xml:space="preserve">help </w:t>
      </w:r>
      <w:r w:rsidR="00B02442">
        <w:rPr>
          <w:noProof/>
        </w:rPr>
        <w:t>keep</w:t>
      </w:r>
      <w:r w:rsidR="006F65FF">
        <w:rPr>
          <w:noProof/>
        </w:rPr>
        <w:t>ing</w:t>
      </w:r>
      <w:r w:rsidR="00B02442">
        <w:rPr>
          <w:noProof/>
        </w:rPr>
        <w:t xml:space="preserve"> track of the </w:t>
      </w:r>
      <w:r w:rsidR="006F65FF">
        <w:rPr>
          <w:noProof/>
        </w:rPr>
        <w:t xml:space="preserve">cluster </w:t>
      </w:r>
      <w:r w:rsidR="00B02442">
        <w:rPr>
          <w:noProof/>
        </w:rPr>
        <w:t>status.</w:t>
      </w:r>
    </w:p>
    <w:p w14:paraId="7A96A922" w14:textId="2AC0A3BE" w:rsidR="00F52CA4" w:rsidRDefault="00F52CA4" w:rsidP="00FC5619">
      <w:pPr>
        <w:pStyle w:val="cuerpo1"/>
        <w:rPr>
          <w:noProof/>
        </w:rPr>
      </w:pPr>
    </w:p>
    <w:p w14:paraId="3B56746F" w14:textId="77777777" w:rsidR="00BA3CA5" w:rsidRDefault="00BA3CA5" w:rsidP="00FC5619">
      <w:pPr>
        <w:pStyle w:val="cuerpo1"/>
        <w:rPr>
          <w:noProof/>
        </w:rPr>
      </w:pPr>
    </w:p>
    <w:p w14:paraId="246764DF" w14:textId="2FDCCA67" w:rsidR="00A0050F" w:rsidRDefault="00A65AF4" w:rsidP="00BA3CA5">
      <w:pPr>
        <w:pStyle w:val="Heading1"/>
      </w:pPr>
      <w:bookmarkStart w:id="6" w:name="_Toc48054547"/>
      <w:r w:rsidRPr="00BA3CA5">
        <w:t>5</w:t>
      </w:r>
      <w:r w:rsidR="00A0050F" w:rsidRPr="00BA3CA5">
        <w:t xml:space="preserve">. </w:t>
      </w:r>
      <w:r w:rsidR="009E4473" w:rsidRPr="00BA3CA5">
        <w:t>List</w:t>
      </w:r>
      <w:r w:rsidR="006F65FF" w:rsidRPr="00BA3CA5">
        <w:t>ing</w:t>
      </w:r>
      <w:r w:rsidR="009E4473" w:rsidRPr="00BA3CA5">
        <w:t xml:space="preserve"> questionnaire</w:t>
      </w:r>
      <w:r w:rsidR="000E66D5" w:rsidRPr="00BA3CA5">
        <w:t>s</w:t>
      </w:r>
      <w:r w:rsidR="009E4473" w:rsidRPr="00BA3CA5">
        <w:t xml:space="preserve"> </w:t>
      </w:r>
      <w:r w:rsidR="00C32175" w:rsidRPr="00BA3CA5">
        <w:t xml:space="preserve">for </w:t>
      </w:r>
      <w:r w:rsidR="002C2CAD">
        <w:t xml:space="preserve">accepted </w:t>
      </w:r>
      <w:r w:rsidR="00C32175" w:rsidRPr="00BA3CA5">
        <w:t>clusters</w:t>
      </w:r>
      <w:bookmarkEnd w:id="6"/>
    </w:p>
    <w:p w14:paraId="572CF1C8" w14:textId="31571078" w:rsidR="00A0050F" w:rsidRDefault="009E4473" w:rsidP="00FC5619">
      <w:pPr>
        <w:pStyle w:val="cuerpo1"/>
        <w:rPr>
          <w:noProof/>
        </w:rPr>
      </w:pPr>
      <w:r>
        <w:rPr>
          <w:noProof/>
        </w:rPr>
        <w:drawing>
          <wp:inline distT="0" distB="0" distL="0" distR="0" wp14:anchorId="427C5EFF" wp14:editId="2110BFC4">
            <wp:extent cx="3562350" cy="236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350" cy="2368550"/>
                    </a:xfrm>
                    <a:prstGeom prst="rect">
                      <a:avLst/>
                    </a:prstGeom>
                  </pic:spPr>
                </pic:pic>
              </a:graphicData>
            </a:graphic>
          </wp:inline>
        </w:drawing>
      </w:r>
    </w:p>
    <w:p w14:paraId="741F874F" w14:textId="77777777" w:rsidR="00065B28" w:rsidRDefault="00065B28" w:rsidP="00FC5619">
      <w:pPr>
        <w:pStyle w:val="cuerpo1"/>
        <w:rPr>
          <w:noProof/>
        </w:rPr>
      </w:pPr>
    </w:p>
    <w:p w14:paraId="6416908B" w14:textId="2058FBD3" w:rsidR="009E4473" w:rsidRDefault="009E4473" w:rsidP="00FC5619">
      <w:pPr>
        <w:pStyle w:val="cuerpo1"/>
        <w:rPr>
          <w:noProof/>
        </w:rPr>
      </w:pPr>
      <w:r>
        <w:rPr>
          <w:noProof/>
        </w:rPr>
        <w:t>Option “</w:t>
      </w:r>
      <w:r w:rsidRPr="009E4473">
        <w:rPr>
          <w:b/>
          <w:bCs/>
          <w:noProof/>
        </w:rPr>
        <w:t>2</w:t>
      </w:r>
      <w:r w:rsidR="00946C96">
        <w:rPr>
          <w:b/>
          <w:bCs/>
          <w:noProof/>
        </w:rPr>
        <w:t xml:space="preserve"> </w:t>
      </w:r>
      <w:r w:rsidRPr="009E4473">
        <w:rPr>
          <w:b/>
          <w:bCs/>
          <w:noProof/>
        </w:rPr>
        <w:t>List questionnaires accepted</w:t>
      </w:r>
      <w:r>
        <w:rPr>
          <w:noProof/>
        </w:rPr>
        <w:t>” is provided to assist in the production of a report to list the questionnaires that were already accepted for the active cluster.  The option essentially produces the report described as the first part when accepting the cluster as described in section</w:t>
      </w:r>
      <w:r w:rsidR="006F65FF">
        <w:rPr>
          <w:noProof/>
        </w:rPr>
        <w:t xml:space="preserve"> 4</w:t>
      </w:r>
      <w:r>
        <w:rPr>
          <w:noProof/>
        </w:rPr>
        <w:t xml:space="preserve">.  The application </w:t>
      </w:r>
      <w:r>
        <w:rPr>
          <w:noProof/>
        </w:rPr>
        <w:lastRenderedPageBreak/>
        <w:t>that produces this report is the same used for option</w:t>
      </w:r>
      <w:r w:rsidR="00E13DDB">
        <w:rPr>
          <w:noProof/>
        </w:rPr>
        <w:t xml:space="preserve"> 1</w:t>
      </w:r>
      <w:r>
        <w:rPr>
          <w:noProof/>
        </w:rPr>
        <w:t xml:space="preserve">, but since the cluster was already accepted, it should not have any of </w:t>
      </w:r>
      <w:r w:rsidR="00946C96">
        <w:rPr>
          <w:noProof/>
        </w:rPr>
        <w:t xml:space="preserve">the </w:t>
      </w:r>
      <w:r>
        <w:rPr>
          <w:noProof/>
        </w:rPr>
        <w:t>outstanding messages described as the second part of the report</w:t>
      </w:r>
      <w:r w:rsidR="00E13DDB">
        <w:rPr>
          <w:noProof/>
        </w:rPr>
        <w:t xml:space="preserve"> in section 4</w:t>
      </w:r>
      <w:r>
        <w:rPr>
          <w:noProof/>
        </w:rPr>
        <w:t>.</w:t>
      </w:r>
    </w:p>
    <w:p w14:paraId="234BC0B9" w14:textId="5DE50B76" w:rsidR="004F17E0" w:rsidRDefault="004F17E0" w:rsidP="00FC5619">
      <w:pPr>
        <w:pStyle w:val="cuerpo1"/>
        <w:rPr>
          <w:noProof/>
        </w:rPr>
      </w:pPr>
    </w:p>
    <w:p w14:paraId="36F58D40" w14:textId="77777777" w:rsidR="00BA3CA5" w:rsidRDefault="00BA3CA5" w:rsidP="00FC5619">
      <w:pPr>
        <w:pStyle w:val="cuerpo1"/>
        <w:rPr>
          <w:noProof/>
        </w:rPr>
      </w:pPr>
    </w:p>
    <w:p w14:paraId="14AB1088" w14:textId="053C7925" w:rsidR="004F17E0" w:rsidRPr="00BA3CA5" w:rsidRDefault="00A65AF4" w:rsidP="00BA3CA5">
      <w:pPr>
        <w:pStyle w:val="Heading1"/>
        <w:rPr>
          <w:noProof/>
        </w:rPr>
      </w:pPr>
      <w:bookmarkStart w:id="7" w:name="_Toc48054548"/>
      <w:r>
        <w:rPr>
          <w:noProof/>
        </w:rPr>
        <w:t>6</w:t>
      </w:r>
      <w:r w:rsidR="004F17E0" w:rsidRPr="00011753">
        <w:rPr>
          <w:noProof/>
        </w:rPr>
        <w:t xml:space="preserve">. </w:t>
      </w:r>
      <w:r w:rsidR="004F17E0">
        <w:rPr>
          <w:noProof/>
        </w:rPr>
        <w:t>Modify</w:t>
      </w:r>
      <w:r w:rsidR="00E13DDB">
        <w:rPr>
          <w:noProof/>
        </w:rPr>
        <w:t>ing</w:t>
      </w:r>
      <w:r w:rsidR="004F17E0">
        <w:rPr>
          <w:noProof/>
        </w:rPr>
        <w:t xml:space="preserve"> household</w:t>
      </w:r>
      <w:r w:rsidR="00E13DDB">
        <w:rPr>
          <w:noProof/>
        </w:rPr>
        <w:t xml:space="preserve"> and </w:t>
      </w:r>
      <w:r w:rsidR="004F17E0">
        <w:rPr>
          <w:noProof/>
        </w:rPr>
        <w:t>individual questionnaires</w:t>
      </w:r>
      <w:r w:rsidR="00C32175">
        <w:rPr>
          <w:noProof/>
        </w:rPr>
        <w:t xml:space="preserve"> for a cluster</w:t>
      </w:r>
      <w:bookmarkEnd w:id="7"/>
    </w:p>
    <w:p w14:paraId="45130606" w14:textId="5CAE1D8F" w:rsidR="004F17E0" w:rsidRDefault="004F17E0" w:rsidP="004F17E0">
      <w:pPr>
        <w:pStyle w:val="cuerpo1"/>
        <w:rPr>
          <w:b/>
          <w:bCs/>
          <w:noProof/>
          <w:sz w:val="26"/>
          <w:szCs w:val="26"/>
        </w:rPr>
      </w:pPr>
      <w:r w:rsidRPr="004F17E0">
        <w:rPr>
          <w:b/>
          <w:bCs/>
          <w:noProof/>
          <w:sz w:val="26"/>
          <w:szCs w:val="26"/>
        </w:rPr>
        <w:drawing>
          <wp:inline distT="0" distB="0" distL="0" distR="0" wp14:anchorId="1EB0DA28" wp14:editId="073C675F">
            <wp:extent cx="3270250" cy="2590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0712" cy="2591166"/>
                    </a:xfrm>
                    <a:prstGeom prst="rect">
                      <a:avLst/>
                    </a:prstGeom>
                  </pic:spPr>
                </pic:pic>
              </a:graphicData>
            </a:graphic>
          </wp:inline>
        </w:drawing>
      </w:r>
    </w:p>
    <w:p w14:paraId="4F1A1CAE" w14:textId="37CB2A0F" w:rsidR="004F17E0" w:rsidRDefault="004F17E0" w:rsidP="004F17E0">
      <w:pPr>
        <w:pStyle w:val="cuerpo1"/>
        <w:rPr>
          <w:b/>
          <w:bCs/>
          <w:noProof/>
          <w:sz w:val="26"/>
          <w:szCs w:val="26"/>
        </w:rPr>
      </w:pPr>
    </w:p>
    <w:p w14:paraId="314EBEDF" w14:textId="53D623B1" w:rsidR="003078DE" w:rsidRDefault="004F17E0" w:rsidP="000E66D5">
      <w:pPr>
        <w:pStyle w:val="cuerpo1"/>
        <w:rPr>
          <w:noProof/>
        </w:rPr>
      </w:pPr>
      <w:r>
        <w:rPr>
          <w:noProof/>
        </w:rPr>
        <w:t xml:space="preserve">There are </w:t>
      </w:r>
      <w:r w:rsidR="003078DE">
        <w:rPr>
          <w:noProof/>
        </w:rPr>
        <w:t xml:space="preserve">several reasons to include </w:t>
      </w:r>
      <w:r>
        <w:rPr>
          <w:noProof/>
        </w:rPr>
        <w:t>options “</w:t>
      </w:r>
      <w:r w:rsidRPr="004F17E0">
        <w:rPr>
          <w:b/>
          <w:bCs/>
          <w:noProof/>
        </w:rPr>
        <w:t>3</w:t>
      </w:r>
      <w:r w:rsidR="00946C96">
        <w:rPr>
          <w:b/>
          <w:bCs/>
          <w:noProof/>
        </w:rPr>
        <w:t xml:space="preserve"> </w:t>
      </w:r>
      <w:r w:rsidRPr="004F17E0">
        <w:rPr>
          <w:b/>
          <w:bCs/>
          <w:noProof/>
        </w:rPr>
        <w:t>Modify household questionnaire</w:t>
      </w:r>
      <w:r w:rsidR="008C0AA1">
        <w:rPr>
          <w:b/>
          <w:bCs/>
          <w:noProof/>
        </w:rPr>
        <w:t>”</w:t>
      </w:r>
      <w:r w:rsidRPr="004F17E0">
        <w:rPr>
          <w:b/>
          <w:bCs/>
          <w:noProof/>
        </w:rPr>
        <w:t xml:space="preserve"> </w:t>
      </w:r>
      <w:r w:rsidRPr="0037195E">
        <w:rPr>
          <w:noProof/>
        </w:rPr>
        <w:t>and</w:t>
      </w:r>
      <w:r w:rsidRPr="004F17E0">
        <w:rPr>
          <w:b/>
          <w:bCs/>
          <w:noProof/>
        </w:rPr>
        <w:t xml:space="preserve"> </w:t>
      </w:r>
      <w:r w:rsidR="008C0AA1">
        <w:rPr>
          <w:b/>
          <w:bCs/>
          <w:noProof/>
        </w:rPr>
        <w:t>“</w:t>
      </w:r>
      <w:r w:rsidRPr="004F17E0">
        <w:rPr>
          <w:b/>
          <w:bCs/>
          <w:noProof/>
        </w:rPr>
        <w:t>4</w:t>
      </w:r>
      <w:r w:rsidR="00946C96">
        <w:rPr>
          <w:b/>
          <w:bCs/>
          <w:noProof/>
        </w:rPr>
        <w:t xml:space="preserve"> </w:t>
      </w:r>
      <w:r w:rsidRPr="004F17E0">
        <w:rPr>
          <w:b/>
          <w:bCs/>
          <w:noProof/>
        </w:rPr>
        <w:t>Modify individual questionnaire</w:t>
      </w:r>
      <w:r>
        <w:rPr>
          <w:noProof/>
        </w:rPr>
        <w:t xml:space="preserve">” </w:t>
      </w:r>
      <w:r w:rsidR="00946C96">
        <w:rPr>
          <w:noProof/>
        </w:rPr>
        <w:t xml:space="preserve">in </w:t>
      </w:r>
      <w:r>
        <w:rPr>
          <w:noProof/>
        </w:rPr>
        <w:t>the central office menu</w:t>
      </w:r>
      <w:r w:rsidR="00E13DDB">
        <w:rPr>
          <w:noProof/>
        </w:rPr>
        <w:t xml:space="preserve"> as will be discussed in this section</w:t>
      </w:r>
      <w:r>
        <w:rPr>
          <w:noProof/>
        </w:rPr>
        <w:t xml:space="preserve">.  </w:t>
      </w:r>
      <w:r w:rsidR="000D4FB7">
        <w:rPr>
          <w:noProof/>
        </w:rPr>
        <w:t>Upon selecting one of these options</w:t>
      </w:r>
      <w:r w:rsidR="008C0AA1">
        <w:rPr>
          <w:noProof/>
        </w:rPr>
        <w:t>,</w:t>
      </w:r>
      <w:r w:rsidR="000D4FB7">
        <w:rPr>
          <w:noProof/>
        </w:rPr>
        <w:t xml:space="preserve"> </w:t>
      </w:r>
      <w:r w:rsidR="003078DE">
        <w:rPr>
          <w:noProof/>
        </w:rPr>
        <w:t>the system presents with the dialog</w:t>
      </w:r>
      <w:r w:rsidR="000E66D5">
        <w:rPr>
          <w:noProof/>
        </w:rPr>
        <w:t xml:space="preserve"> below.  The Administrator has to choose one of these options </w:t>
      </w:r>
      <w:r w:rsidR="000E66D5">
        <w:t>depending</w:t>
      </w:r>
      <w:r w:rsidR="000E66D5">
        <w:rPr>
          <w:noProof/>
        </w:rPr>
        <w:t xml:space="preserve"> on the reason for </w:t>
      </w:r>
      <w:r w:rsidR="000E66D5">
        <w:t>selecting</w:t>
      </w:r>
      <w:r w:rsidR="000E66D5">
        <w:rPr>
          <w:noProof/>
        </w:rPr>
        <w:t xml:space="preserve"> </w:t>
      </w:r>
      <w:r w:rsidR="00EA250D">
        <w:rPr>
          <w:noProof/>
        </w:rPr>
        <w:t xml:space="preserve">the </w:t>
      </w:r>
      <w:r w:rsidR="000E66D5">
        <w:rPr>
          <w:noProof/>
        </w:rPr>
        <w:t>option.</w:t>
      </w:r>
    </w:p>
    <w:p w14:paraId="18AA6596" w14:textId="77777777" w:rsidR="00E13DDB" w:rsidRDefault="00E13DDB" w:rsidP="000E66D5">
      <w:pPr>
        <w:pStyle w:val="cuerpo1"/>
        <w:rPr>
          <w:noProof/>
        </w:rPr>
      </w:pPr>
    </w:p>
    <w:p w14:paraId="0582DC10" w14:textId="7947F441" w:rsidR="003078DE" w:rsidRDefault="003078DE" w:rsidP="000D4FB7">
      <w:pPr>
        <w:pStyle w:val="cuerpo1"/>
        <w:ind w:left="360"/>
        <w:rPr>
          <w:noProof/>
        </w:rPr>
      </w:pPr>
      <w:r>
        <w:rPr>
          <w:noProof/>
        </w:rPr>
        <w:drawing>
          <wp:inline distT="0" distB="0" distL="0" distR="0" wp14:anchorId="0A54E13F" wp14:editId="3B73C211">
            <wp:extent cx="3098800" cy="11557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800" cy="1155700"/>
                    </a:xfrm>
                    <a:prstGeom prst="rect">
                      <a:avLst/>
                    </a:prstGeom>
                  </pic:spPr>
                </pic:pic>
              </a:graphicData>
            </a:graphic>
          </wp:inline>
        </w:drawing>
      </w:r>
    </w:p>
    <w:p w14:paraId="587266AF" w14:textId="77777777" w:rsidR="000E66D5" w:rsidRPr="004F17E0" w:rsidRDefault="000E66D5" w:rsidP="000D4FB7">
      <w:pPr>
        <w:pStyle w:val="cuerpo1"/>
        <w:ind w:left="360"/>
      </w:pPr>
    </w:p>
    <w:p w14:paraId="5B8DEE27" w14:textId="3CE6E348" w:rsidR="000E66D5" w:rsidRDefault="00EA250D" w:rsidP="00251E26">
      <w:pPr>
        <w:pStyle w:val="cuerpo1"/>
        <w:numPr>
          <w:ilvl w:val="0"/>
          <w:numId w:val="4"/>
        </w:numPr>
        <w:rPr>
          <w:noProof/>
        </w:rPr>
      </w:pPr>
      <w:r>
        <w:rPr>
          <w:noProof/>
        </w:rPr>
        <w:t xml:space="preserve">1-To fix strucural problems.  This option </w:t>
      </w:r>
      <w:r w:rsidR="00946C96">
        <w:rPr>
          <w:noProof/>
        </w:rPr>
        <w:t xml:space="preserve">is </w:t>
      </w:r>
      <w:r>
        <w:rPr>
          <w:noProof/>
        </w:rPr>
        <w:t xml:space="preserve">used </w:t>
      </w:r>
      <w:r w:rsidR="000E66D5">
        <w:rPr>
          <w:noProof/>
        </w:rPr>
        <w:t>to resolve structural problems</w:t>
      </w:r>
      <w:r>
        <w:rPr>
          <w:noProof/>
        </w:rPr>
        <w:t xml:space="preserve">.  For the </w:t>
      </w:r>
      <w:r w:rsidR="000E66D5">
        <w:rPr>
          <w:noProof/>
        </w:rPr>
        <w:t xml:space="preserve">most </w:t>
      </w:r>
      <w:r>
        <w:rPr>
          <w:noProof/>
        </w:rPr>
        <w:t>part</w:t>
      </w:r>
      <w:r w:rsidR="008C0AA1">
        <w:rPr>
          <w:noProof/>
        </w:rPr>
        <w:t>,</w:t>
      </w:r>
      <w:r>
        <w:rPr>
          <w:noProof/>
        </w:rPr>
        <w:t xml:space="preserve"> these are </w:t>
      </w:r>
      <w:r w:rsidR="000E66D5">
        <w:rPr>
          <w:noProof/>
        </w:rPr>
        <w:t xml:space="preserve">cases </w:t>
      </w:r>
      <w:r>
        <w:rPr>
          <w:noProof/>
        </w:rPr>
        <w:t xml:space="preserve">that </w:t>
      </w:r>
      <w:r w:rsidR="000E66D5">
        <w:rPr>
          <w:noProof/>
        </w:rPr>
        <w:t>were displayed as part of the second component of the report published when the cluster was about to be accepted</w:t>
      </w:r>
      <w:r w:rsidR="00E13DDB">
        <w:rPr>
          <w:noProof/>
        </w:rPr>
        <w:t xml:space="preserve"> (as discussed in section 4)</w:t>
      </w:r>
      <w:r w:rsidR="000E66D5">
        <w:rPr>
          <w:noProof/>
        </w:rPr>
        <w:t xml:space="preserve">.  Normally, after fixing the structural problems it is necessary to accept the cluster again to make sure that the problem </w:t>
      </w:r>
      <w:r w:rsidR="00E13DDB">
        <w:rPr>
          <w:noProof/>
        </w:rPr>
        <w:t xml:space="preserve">was resolved </w:t>
      </w:r>
      <w:r w:rsidR="000E66D5">
        <w:rPr>
          <w:noProof/>
        </w:rPr>
        <w:t xml:space="preserve">and </w:t>
      </w:r>
      <w:r w:rsidR="00E13DDB">
        <w:rPr>
          <w:noProof/>
        </w:rPr>
        <w:t xml:space="preserve">in order </w:t>
      </w:r>
      <w:r w:rsidR="000E66D5">
        <w:rPr>
          <w:noProof/>
        </w:rPr>
        <w:t>to be able to accept the cluster.  Essentially</w:t>
      </w:r>
      <w:r w:rsidR="008C0AA1">
        <w:rPr>
          <w:noProof/>
        </w:rPr>
        <w:t>,</w:t>
      </w:r>
      <w:r w:rsidR="000E66D5">
        <w:rPr>
          <w:noProof/>
        </w:rPr>
        <w:t xml:space="preserve"> any changes done as part of this process take place in </w:t>
      </w:r>
      <w:r w:rsidR="00E13DDB">
        <w:rPr>
          <w:noProof/>
        </w:rPr>
        <w:t xml:space="preserve">files coming from the field and stored </w:t>
      </w:r>
      <w:r w:rsidR="008C0AA1">
        <w:rPr>
          <w:noProof/>
        </w:rPr>
        <w:t xml:space="preserve">in </w:t>
      </w:r>
      <w:r w:rsidR="00E13DDB">
        <w:rPr>
          <w:noProof/>
        </w:rPr>
        <w:t xml:space="preserve">directory </w:t>
      </w:r>
      <w:r w:rsidR="000E66D5">
        <w:rPr>
          <w:noProof/>
        </w:rPr>
        <w:t>\</w:t>
      </w:r>
      <w:r w:rsidR="008C0AA1">
        <w:rPr>
          <w:noProof/>
        </w:rPr>
        <w:t>A</w:t>
      </w:r>
      <w:r w:rsidR="000E66D5" w:rsidRPr="000D4FB7">
        <w:rPr>
          <w:b/>
          <w:bCs/>
          <w:noProof/>
        </w:rPr>
        <w:t>rrive</w:t>
      </w:r>
      <w:r w:rsidR="008C0AA1">
        <w:rPr>
          <w:b/>
          <w:bCs/>
          <w:noProof/>
        </w:rPr>
        <w:t>d</w:t>
      </w:r>
      <w:r w:rsidR="000E66D5">
        <w:rPr>
          <w:noProof/>
        </w:rPr>
        <w:t xml:space="preserve"> </w:t>
      </w:r>
    </w:p>
    <w:p w14:paraId="2E4E25B6" w14:textId="6433D3AC" w:rsidR="000E66D5" w:rsidRDefault="00EA250D" w:rsidP="00251E26">
      <w:pPr>
        <w:pStyle w:val="cuerpo1"/>
        <w:numPr>
          <w:ilvl w:val="0"/>
          <w:numId w:val="4"/>
        </w:numPr>
        <w:rPr>
          <w:noProof/>
        </w:rPr>
      </w:pPr>
      <w:r>
        <w:rPr>
          <w:noProof/>
        </w:rPr>
        <w:t xml:space="preserve">2-For secondary editing.  For the most part, this option is used </w:t>
      </w:r>
      <w:r w:rsidR="000E66D5">
        <w:rPr>
          <w:noProof/>
        </w:rPr>
        <w:t xml:space="preserve">to modify data as a result of </w:t>
      </w:r>
      <w:r>
        <w:rPr>
          <w:noProof/>
        </w:rPr>
        <w:t xml:space="preserve">the </w:t>
      </w:r>
      <w:r w:rsidR="000E66D5">
        <w:rPr>
          <w:noProof/>
        </w:rPr>
        <w:t>analy</w:t>
      </w:r>
      <w:r>
        <w:rPr>
          <w:noProof/>
        </w:rPr>
        <w:t xml:space="preserve">sis </w:t>
      </w:r>
      <w:r w:rsidR="00E13DDB">
        <w:rPr>
          <w:noProof/>
        </w:rPr>
        <w:t xml:space="preserve">of </w:t>
      </w:r>
      <w:r w:rsidR="000E66D5">
        <w:rPr>
          <w:noProof/>
        </w:rPr>
        <w:t>the secondary editing messages for the cluster.  These type</w:t>
      </w:r>
      <w:r w:rsidR="008C0AA1">
        <w:rPr>
          <w:noProof/>
        </w:rPr>
        <w:t>s</w:t>
      </w:r>
      <w:r w:rsidR="000E66D5">
        <w:rPr>
          <w:noProof/>
        </w:rPr>
        <w:t xml:space="preserve"> of modifications take place in the </w:t>
      </w:r>
      <w:r w:rsidR="000E66D5" w:rsidRPr="000E66D5">
        <w:rPr>
          <w:b/>
          <w:bCs/>
          <w:noProof/>
        </w:rPr>
        <w:t>\Closed</w:t>
      </w:r>
      <w:r w:rsidR="000E66D5">
        <w:rPr>
          <w:noProof/>
        </w:rPr>
        <w:t xml:space="preserve"> directory.  </w:t>
      </w:r>
      <w:r w:rsidR="00E13DDB">
        <w:rPr>
          <w:noProof/>
        </w:rPr>
        <w:t>Only clusters previously accepted by the Administrator can use this option.  Normally, after making these type</w:t>
      </w:r>
      <w:r w:rsidR="008C0AA1">
        <w:rPr>
          <w:noProof/>
        </w:rPr>
        <w:t>s</w:t>
      </w:r>
      <w:r w:rsidR="00E13DDB">
        <w:rPr>
          <w:noProof/>
        </w:rPr>
        <w:t xml:space="preserve"> of modifications it is necessay to run secondary editing again to make sure that the problems intended to be resolved are no longer displayed</w:t>
      </w:r>
    </w:p>
    <w:p w14:paraId="5C2F0636" w14:textId="3FC95283" w:rsidR="004F17E0" w:rsidRDefault="00EA250D" w:rsidP="00251E26">
      <w:pPr>
        <w:pStyle w:val="cuerpo1"/>
        <w:numPr>
          <w:ilvl w:val="0"/>
          <w:numId w:val="4"/>
        </w:numPr>
        <w:rPr>
          <w:noProof/>
        </w:rPr>
      </w:pPr>
      <w:r>
        <w:rPr>
          <w:noProof/>
        </w:rPr>
        <w:lastRenderedPageBreak/>
        <w:t xml:space="preserve">3-Browse data.  This option is used </w:t>
      </w:r>
      <w:r w:rsidR="000E66D5">
        <w:rPr>
          <w:noProof/>
        </w:rPr>
        <w:t>to just browse through households or individuals that are part of the active cluster.</w:t>
      </w:r>
      <w:r>
        <w:rPr>
          <w:noProof/>
        </w:rPr>
        <w:t xml:space="preserve"> </w:t>
      </w:r>
      <w:r w:rsidR="000E66D5">
        <w:rPr>
          <w:noProof/>
        </w:rPr>
        <w:t xml:space="preserve">Browsing data can only be done </w:t>
      </w:r>
      <w:r w:rsidR="00E86A7C">
        <w:rPr>
          <w:noProof/>
        </w:rPr>
        <w:t xml:space="preserve">for </w:t>
      </w:r>
      <w:r w:rsidR="000E66D5">
        <w:rPr>
          <w:noProof/>
        </w:rPr>
        <w:t>cluster</w:t>
      </w:r>
      <w:r w:rsidR="00E86A7C">
        <w:rPr>
          <w:noProof/>
        </w:rPr>
        <w:t>s</w:t>
      </w:r>
      <w:r w:rsidR="00E13DDB">
        <w:rPr>
          <w:noProof/>
        </w:rPr>
        <w:t xml:space="preserve"> that</w:t>
      </w:r>
      <w:r w:rsidR="000E66D5">
        <w:rPr>
          <w:noProof/>
        </w:rPr>
        <w:t xml:space="preserve"> </w:t>
      </w:r>
      <w:r w:rsidR="00E86A7C">
        <w:rPr>
          <w:noProof/>
        </w:rPr>
        <w:t xml:space="preserve">were </w:t>
      </w:r>
      <w:r w:rsidR="000E66D5">
        <w:rPr>
          <w:noProof/>
        </w:rPr>
        <w:t>accepted</w:t>
      </w:r>
      <w:r w:rsidR="00E13DDB">
        <w:rPr>
          <w:noProof/>
        </w:rPr>
        <w:t xml:space="preserve">.  It is important to mention that if data is modified in the process of borwsing </w:t>
      </w:r>
      <w:r w:rsidR="00E86A7C">
        <w:rPr>
          <w:noProof/>
        </w:rPr>
        <w:t>the data, those changes are included in the data file</w:t>
      </w:r>
    </w:p>
    <w:p w14:paraId="1B4B0FB5" w14:textId="5910F808" w:rsidR="00EA250D" w:rsidRDefault="00EA250D" w:rsidP="00251E26">
      <w:pPr>
        <w:pStyle w:val="cuerpo1"/>
        <w:numPr>
          <w:ilvl w:val="0"/>
          <w:numId w:val="4"/>
        </w:numPr>
        <w:rPr>
          <w:noProof/>
        </w:rPr>
      </w:pPr>
      <w:r>
        <w:rPr>
          <w:noProof/>
        </w:rPr>
        <w:t>9-Return to main menu.  This self explanatory option returns to the main menu, with no other action taken.</w:t>
      </w:r>
    </w:p>
    <w:p w14:paraId="7D5EED03" w14:textId="77777777" w:rsidR="00EA250D" w:rsidRDefault="00EA250D" w:rsidP="00EA250D">
      <w:pPr>
        <w:pStyle w:val="cuerpo1"/>
        <w:rPr>
          <w:noProof/>
        </w:rPr>
      </w:pPr>
    </w:p>
    <w:p w14:paraId="7DC61AEF" w14:textId="00AA1934" w:rsidR="00A12A7E" w:rsidRDefault="00EA250D" w:rsidP="00EA250D">
      <w:pPr>
        <w:pStyle w:val="cuerpo1"/>
      </w:pPr>
      <w:r>
        <w:rPr>
          <w:noProof/>
        </w:rPr>
        <w:t>When options 1 to 3 ar</w:t>
      </w:r>
      <w:r w:rsidR="00A12A7E">
        <w:rPr>
          <w:noProof/>
        </w:rPr>
        <w:t>e</w:t>
      </w:r>
      <w:r>
        <w:rPr>
          <w:noProof/>
        </w:rPr>
        <w:t xml:space="preserve"> selected</w:t>
      </w:r>
      <w:r w:rsidR="00E86A7C">
        <w:rPr>
          <w:noProof/>
        </w:rPr>
        <w:t xml:space="preserve"> from the previous dialog</w:t>
      </w:r>
      <w:r>
        <w:rPr>
          <w:noProof/>
        </w:rPr>
        <w:t>, the system</w:t>
      </w:r>
      <w:r w:rsidR="00A12A7E">
        <w:rPr>
          <w:noProof/>
        </w:rPr>
        <w:t xml:space="preserve"> performs a series of validations to make sure that the request is appropriate.  For example</w:t>
      </w:r>
      <w:r w:rsidR="00A12A7E">
        <w:t>, requesting to fix structural problems for a cluster that was already accepted.  I</w:t>
      </w:r>
      <w:r w:rsidR="00C51F3C">
        <w:t>f</w:t>
      </w:r>
      <w:r w:rsidR="00A12A7E">
        <w:t xml:space="preserve"> th</w:t>
      </w:r>
      <w:r w:rsidR="00E86A7C">
        <w:t>at is the case</w:t>
      </w:r>
      <w:r w:rsidR="00C51F3C">
        <w:t>,</w:t>
      </w:r>
      <w:r w:rsidR="00E86A7C">
        <w:t xml:space="preserve"> </w:t>
      </w:r>
      <w:r w:rsidR="00A12A7E">
        <w:t>the system displays the message:</w:t>
      </w:r>
    </w:p>
    <w:p w14:paraId="2E661355" w14:textId="77777777" w:rsidR="00A12A7E" w:rsidRDefault="00A12A7E" w:rsidP="00EA250D">
      <w:pPr>
        <w:pStyle w:val="cuerpo1"/>
      </w:pPr>
    </w:p>
    <w:p w14:paraId="7B081E99" w14:textId="1D0066B8" w:rsidR="00EA250D" w:rsidRDefault="00A12A7E" w:rsidP="00EA250D">
      <w:pPr>
        <w:pStyle w:val="cuerpo1"/>
      </w:pPr>
      <w:r>
        <w:rPr>
          <w:noProof/>
        </w:rPr>
        <w:drawing>
          <wp:inline distT="0" distB="0" distL="0" distR="0" wp14:anchorId="01C20732" wp14:editId="24826B19">
            <wp:extent cx="2025650" cy="86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5650" cy="863600"/>
                    </a:xfrm>
                    <a:prstGeom prst="rect">
                      <a:avLst/>
                    </a:prstGeom>
                  </pic:spPr>
                </pic:pic>
              </a:graphicData>
            </a:graphic>
          </wp:inline>
        </w:drawing>
      </w:r>
      <w:r>
        <w:t xml:space="preserve"> </w:t>
      </w:r>
    </w:p>
    <w:p w14:paraId="33715538" w14:textId="1DDF1DE9" w:rsidR="00A12A7E" w:rsidRDefault="00A12A7E" w:rsidP="00EA250D">
      <w:pPr>
        <w:pStyle w:val="cuerpo1"/>
      </w:pPr>
    </w:p>
    <w:p w14:paraId="138B41F3" w14:textId="1814D1BD" w:rsidR="00A12A7E" w:rsidRDefault="00A12A7E" w:rsidP="00EA250D">
      <w:pPr>
        <w:pStyle w:val="cuerpo1"/>
      </w:pPr>
      <w:r>
        <w:t>Upon dismissing the message with the OK button, the system presents the dialog</w:t>
      </w:r>
      <w:r w:rsidR="00C51F3C">
        <w:t>:</w:t>
      </w:r>
    </w:p>
    <w:p w14:paraId="6332E6B9" w14:textId="77777777" w:rsidR="00A12A7E" w:rsidRDefault="00A12A7E" w:rsidP="00EA250D">
      <w:pPr>
        <w:pStyle w:val="cuerpo1"/>
      </w:pPr>
    </w:p>
    <w:p w14:paraId="5E26DAD7" w14:textId="32CA34FB" w:rsidR="00A12A7E" w:rsidRDefault="00A12A7E" w:rsidP="00EA250D">
      <w:pPr>
        <w:pStyle w:val="cuerpo1"/>
      </w:pPr>
      <w:r>
        <w:rPr>
          <w:noProof/>
        </w:rPr>
        <w:drawing>
          <wp:inline distT="0" distB="0" distL="0" distR="0" wp14:anchorId="4E464F4A" wp14:editId="372E2703">
            <wp:extent cx="2025650" cy="108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5650" cy="1085850"/>
                    </a:xfrm>
                    <a:prstGeom prst="rect">
                      <a:avLst/>
                    </a:prstGeom>
                  </pic:spPr>
                </pic:pic>
              </a:graphicData>
            </a:graphic>
          </wp:inline>
        </w:drawing>
      </w:r>
    </w:p>
    <w:p w14:paraId="125F4419" w14:textId="054E798F" w:rsidR="00A12A7E" w:rsidRDefault="00A12A7E" w:rsidP="00EA250D">
      <w:pPr>
        <w:pStyle w:val="cuerpo1"/>
      </w:pPr>
    </w:p>
    <w:p w14:paraId="2C581172" w14:textId="18957D6A" w:rsidR="00E86A7C" w:rsidRDefault="00A12A7E" w:rsidP="00EA250D">
      <w:pPr>
        <w:pStyle w:val="cuerpo1"/>
      </w:pPr>
      <w:r>
        <w:t xml:space="preserve">If option “Yes” is selected, </w:t>
      </w:r>
      <w:r w:rsidR="00E86A7C">
        <w:t xml:space="preserve">the Administrator should go ahead and make the requested modifications, but </w:t>
      </w:r>
      <w:r>
        <w:t xml:space="preserve">since the cluster was already closed, it is necessary to accept </w:t>
      </w:r>
      <w:r w:rsidR="00E86A7C">
        <w:t>it again.</w:t>
      </w:r>
    </w:p>
    <w:p w14:paraId="237E2EEE" w14:textId="2A236EA2" w:rsidR="003C7D21" w:rsidRDefault="003C7D21" w:rsidP="00EA250D">
      <w:pPr>
        <w:pStyle w:val="cuerpo1"/>
      </w:pPr>
      <w:r>
        <w:t xml:space="preserve">  </w:t>
      </w:r>
    </w:p>
    <w:p w14:paraId="2E9A1215" w14:textId="39F914B7" w:rsidR="00A12A7E" w:rsidRDefault="003C7D21" w:rsidP="00EA250D">
      <w:pPr>
        <w:pStyle w:val="cuerpo1"/>
      </w:pPr>
      <w:r>
        <w:t>There are some other errors where the request cannot be delivered.</w:t>
      </w:r>
      <w:r w:rsidR="00A12A7E">
        <w:t xml:space="preserve"> </w:t>
      </w:r>
      <w:r>
        <w:t>For example, if trying to browse or to fix problems related to secondary editing for a cluster that has</w:t>
      </w:r>
      <w:r w:rsidR="00E86A7C">
        <w:t xml:space="preserve"> </w:t>
      </w:r>
      <w:r>
        <w:t>n</w:t>
      </w:r>
      <w:r w:rsidR="00E86A7C">
        <w:t>o</w:t>
      </w:r>
      <w:r>
        <w:t>t been accepted yet.  In this case</w:t>
      </w:r>
      <w:r w:rsidR="00C51F3C">
        <w:t>,</w:t>
      </w:r>
      <w:r>
        <w:t xml:space="preserve"> a message like th</w:t>
      </w:r>
      <w:r w:rsidR="00E86A7C">
        <w:t xml:space="preserve">e one below </w:t>
      </w:r>
      <w:r>
        <w:t xml:space="preserve">will be </w:t>
      </w:r>
      <w:r w:rsidR="00C51F3C">
        <w:t>displayed,</w:t>
      </w:r>
      <w:r>
        <w:t xml:space="preserve"> and the system returns to the main menu upon dismissing the message with the OK button. </w:t>
      </w:r>
    </w:p>
    <w:p w14:paraId="223FAC2D" w14:textId="77777777" w:rsidR="003C7D21" w:rsidRDefault="003C7D21" w:rsidP="00EA250D">
      <w:pPr>
        <w:pStyle w:val="cuerpo1"/>
      </w:pPr>
    </w:p>
    <w:p w14:paraId="59F7C316" w14:textId="76C2362E" w:rsidR="003C7D21" w:rsidRDefault="003C7D21" w:rsidP="00EA250D">
      <w:pPr>
        <w:pStyle w:val="cuerpo1"/>
      </w:pPr>
      <w:r>
        <w:rPr>
          <w:noProof/>
        </w:rPr>
        <w:drawing>
          <wp:inline distT="0" distB="0" distL="0" distR="0" wp14:anchorId="6CA9CC3C" wp14:editId="26076132">
            <wp:extent cx="5245100" cy="747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5100" cy="747395"/>
                    </a:xfrm>
                    <a:prstGeom prst="rect">
                      <a:avLst/>
                    </a:prstGeom>
                  </pic:spPr>
                </pic:pic>
              </a:graphicData>
            </a:graphic>
          </wp:inline>
        </w:drawing>
      </w:r>
    </w:p>
    <w:p w14:paraId="13A575E1" w14:textId="065A43BD" w:rsidR="003C7D21" w:rsidRDefault="003C7D21" w:rsidP="00EA250D">
      <w:pPr>
        <w:pStyle w:val="cuerpo1"/>
      </w:pPr>
    </w:p>
    <w:p w14:paraId="335A98E9" w14:textId="2B5E0983" w:rsidR="000C7230" w:rsidRDefault="003C7D21" w:rsidP="00EA250D">
      <w:pPr>
        <w:pStyle w:val="cuerpo1"/>
      </w:pPr>
      <w:r>
        <w:t>If all validations are successfully performed</w:t>
      </w:r>
      <w:r w:rsidR="00C51F3C">
        <w:t>,</w:t>
      </w:r>
      <w:r>
        <w:t xml:space="preserve"> the system displays </w:t>
      </w:r>
      <w:r w:rsidR="000C7230">
        <w:t xml:space="preserve">a tree of cases </w:t>
      </w:r>
      <w:r w:rsidR="00E86A7C">
        <w:t>for the cluster.  The tree of cases correspond</w:t>
      </w:r>
      <w:r w:rsidR="008D1A93">
        <w:t>s</w:t>
      </w:r>
      <w:r w:rsidR="00E86A7C">
        <w:t xml:space="preserve"> to households or individuals </w:t>
      </w:r>
      <w:r w:rsidR="008D1A93">
        <w:t>depending on whether on the option selected (</w:t>
      </w:r>
      <w:r w:rsidR="008D1A93">
        <w:rPr>
          <w:noProof/>
        </w:rPr>
        <w:t>“</w:t>
      </w:r>
      <w:r w:rsidR="008D1A93" w:rsidRPr="004F17E0">
        <w:rPr>
          <w:b/>
          <w:bCs/>
          <w:noProof/>
        </w:rPr>
        <w:t>3</w:t>
      </w:r>
      <w:r w:rsidR="008D1A93">
        <w:rPr>
          <w:b/>
          <w:bCs/>
          <w:noProof/>
        </w:rPr>
        <w:t xml:space="preserve"> </w:t>
      </w:r>
      <w:r w:rsidR="008D1A93" w:rsidRPr="004F17E0">
        <w:rPr>
          <w:b/>
          <w:bCs/>
          <w:noProof/>
        </w:rPr>
        <w:t>Modify household questionnaire</w:t>
      </w:r>
      <w:r w:rsidR="00C51F3C">
        <w:rPr>
          <w:b/>
          <w:bCs/>
          <w:noProof/>
        </w:rPr>
        <w:t>”</w:t>
      </w:r>
      <w:r w:rsidR="008D1A93" w:rsidRPr="004F17E0">
        <w:rPr>
          <w:b/>
          <w:bCs/>
          <w:noProof/>
        </w:rPr>
        <w:t xml:space="preserve"> </w:t>
      </w:r>
      <w:r w:rsidR="008D1A93" w:rsidRPr="0037195E">
        <w:rPr>
          <w:noProof/>
        </w:rPr>
        <w:t>and</w:t>
      </w:r>
      <w:r w:rsidR="008D1A93" w:rsidRPr="004F17E0">
        <w:rPr>
          <w:b/>
          <w:bCs/>
          <w:noProof/>
        </w:rPr>
        <w:t xml:space="preserve"> </w:t>
      </w:r>
      <w:r w:rsidR="00C51F3C">
        <w:rPr>
          <w:b/>
          <w:bCs/>
          <w:noProof/>
        </w:rPr>
        <w:t>“</w:t>
      </w:r>
      <w:r w:rsidR="008D1A93" w:rsidRPr="004F17E0">
        <w:rPr>
          <w:b/>
          <w:bCs/>
          <w:noProof/>
        </w:rPr>
        <w:t>4</w:t>
      </w:r>
      <w:r w:rsidR="008D1A93">
        <w:rPr>
          <w:b/>
          <w:bCs/>
          <w:noProof/>
        </w:rPr>
        <w:t xml:space="preserve"> </w:t>
      </w:r>
      <w:r w:rsidR="008D1A93" w:rsidRPr="004F17E0">
        <w:rPr>
          <w:b/>
          <w:bCs/>
          <w:noProof/>
        </w:rPr>
        <w:t>Modify individual questionnaire</w:t>
      </w:r>
      <w:r w:rsidR="008D1A93">
        <w:rPr>
          <w:noProof/>
        </w:rPr>
        <w:t xml:space="preserve">”).  The tree presented by the system looks as shown </w:t>
      </w:r>
      <w:r w:rsidR="000C7230">
        <w:t xml:space="preserve">in the </w:t>
      </w:r>
      <w:r w:rsidR="00E86A7C">
        <w:t xml:space="preserve">next </w:t>
      </w:r>
      <w:r w:rsidR="000C7230">
        <w:t>figure.</w:t>
      </w:r>
    </w:p>
    <w:p w14:paraId="69682EDD" w14:textId="30A7268F" w:rsidR="000C7230" w:rsidRDefault="000C7230" w:rsidP="00EA250D">
      <w:pPr>
        <w:pStyle w:val="cuerpo1"/>
      </w:pPr>
      <w:r w:rsidRPr="000C7230">
        <w:rPr>
          <w:noProof/>
        </w:rPr>
        <w:lastRenderedPageBreak/>
        <w:drawing>
          <wp:inline distT="0" distB="0" distL="0" distR="0" wp14:anchorId="2B0D7B28" wp14:editId="547A8352">
            <wp:extent cx="4857750" cy="341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3416300"/>
                    </a:xfrm>
                    <a:prstGeom prst="rect">
                      <a:avLst/>
                    </a:prstGeom>
                  </pic:spPr>
                </pic:pic>
              </a:graphicData>
            </a:graphic>
          </wp:inline>
        </w:drawing>
      </w:r>
    </w:p>
    <w:p w14:paraId="177F1857" w14:textId="77777777" w:rsidR="008D1A93" w:rsidRDefault="008D1A93" w:rsidP="00EA250D">
      <w:pPr>
        <w:pStyle w:val="cuerpo1"/>
      </w:pPr>
    </w:p>
    <w:p w14:paraId="117F24E2" w14:textId="75FA6E7F" w:rsidR="00004ECD" w:rsidRDefault="00004ECD" w:rsidP="00EA250D">
      <w:pPr>
        <w:pStyle w:val="cuerpo1"/>
      </w:pPr>
      <w:r>
        <w:t xml:space="preserve">Households are identified by cluster (enclosed </w:t>
      </w:r>
      <w:r w:rsidR="00FD69D1">
        <w:t>in purple</w:t>
      </w:r>
      <w:r>
        <w:t xml:space="preserve">) and household numbers (enclosed in green).  Individuals are identified by the same fields plus the </w:t>
      </w:r>
      <w:r w:rsidR="00FD69D1">
        <w:t xml:space="preserve">line number of the individual in the household roster or schedule (enclosed in turquoise).  To select one of the households or individuals, just place the cursor over the desired case and double click on it.  </w:t>
      </w:r>
      <w:r w:rsidR="008D1A93">
        <w:t xml:space="preserve">The Administrator </w:t>
      </w:r>
      <w:r w:rsidR="00FD69D1">
        <w:t xml:space="preserve">can also use the up and down arrow keys to move over cases and press enter key once the highlighted case is the desired one.  </w:t>
      </w:r>
      <w:r w:rsidR="00907FEE">
        <w:t xml:space="preserve">To navigate inside a case, </w:t>
      </w:r>
      <w:r w:rsidR="00F675B8">
        <w:t xml:space="preserve">sections 2, 4 and 5 of </w:t>
      </w:r>
      <w:r w:rsidR="00907FEE">
        <w:t xml:space="preserve">the </w:t>
      </w:r>
      <w:r w:rsidR="00F675B8">
        <w:t>“</w:t>
      </w:r>
      <w:r w:rsidR="00F675B8">
        <w:rPr>
          <w:b/>
          <w:bCs/>
        </w:rPr>
        <w:t>CAPI I</w:t>
      </w:r>
      <w:r w:rsidR="00907FEE" w:rsidRPr="00F675B8">
        <w:rPr>
          <w:b/>
          <w:bCs/>
        </w:rPr>
        <w:t>n</w:t>
      </w:r>
      <w:r w:rsidR="00F675B8" w:rsidRPr="00F675B8">
        <w:rPr>
          <w:b/>
          <w:bCs/>
        </w:rPr>
        <w:t>terviewer’s manual</w:t>
      </w:r>
      <w:r w:rsidR="00F675B8">
        <w:t xml:space="preserve">” provides </w:t>
      </w:r>
      <w:r w:rsidR="008D1A93">
        <w:t xml:space="preserve">a lot of </w:t>
      </w:r>
      <w:r w:rsidR="00F675B8">
        <w:t>information o</w:t>
      </w:r>
      <w:r w:rsidR="008D1A93">
        <w:t>n</w:t>
      </w:r>
      <w:r w:rsidR="00F675B8">
        <w:t xml:space="preserve"> the different elements of CAPI screens </w:t>
      </w:r>
      <w:r w:rsidR="00490660">
        <w:t xml:space="preserve">and interface controls as well as of </w:t>
      </w:r>
      <w:r w:rsidR="00F675B8">
        <w:t xml:space="preserve">specific sections for the Household and Individual questionnaires. </w:t>
      </w:r>
    </w:p>
    <w:p w14:paraId="1913AA2E" w14:textId="35A5B849" w:rsidR="00490660" w:rsidRDefault="00490660" w:rsidP="00EA250D">
      <w:pPr>
        <w:pStyle w:val="cuerpo1"/>
      </w:pPr>
    </w:p>
    <w:p w14:paraId="319B86B6" w14:textId="77777777" w:rsidR="00BA3CA5" w:rsidRDefault="00BA3CA5" w:rsidP="00EA250D">
      <w:pPr>
        <w:pStyle w:val="cuerpo1"/>
      </w:pPr>
    </w:p>
    <w:p w14:paraId="4A08CC4A" w14:textId="4A6070A6" w:rsidR="008D1A93" w:rsidRPr="00BA3CA5" w:rsidRDefault="00BA3CA5" w:rsidP="00BA3CA5">
      <w:pPr>
        <w:pStyle w:val="Heading1"/>
        <w:rPr>
          <w:noProof/>
        </w:rPr>
      </w:pPr>
      <w:bookmarkStart w:id="8" w:name="_Toc48054549"/>
      <w:r>
        <w:rPr>
          <w:noProof/>
        </w:rPr>
        <w:t>7</w:t>
      </w:r>
      <w:r w:rsidR="00490660" w:rsidRPr="00011753">
        <w:rPr>
          <w:noProof/>
        </w:rPr>
        <w:t xml:space="preserve">. </w:t>
      </w:r>
      <w:r w:rsidR="00490660">
        <w:rPr>
          <w:noProof/>
        </w:rPr>
        <w:t>View</w:t>
      </w:r>
      <w:r w:rsidR="008D1A93">
        <w:rPr>
          <w:noProof/>
        </w:rPr>
        <w:t>ing</w:t>
      </w:r>
      <w:r w:rsidR="00490660">
        <w:rPr>
          <w:noProof/>
        </w:rPr>
        <w:t xml:space="preserve"> notes </w:t>
      </w:r>
      <w:r w:rsidR="008D1A93">
        <w:rPr>
          <w:noProof/>
        </w:rPr>
        <w:t xml:space="preserve">taken at the time of the interview </w:t>
      </w:r>
      <w:r w:rsidR="00C32175">
        <w:rPr>
          <w:noProof/>
        </w:rPr>
        <w:t>for the cluster</w:t>
      </w:r>
      <w:bookmarkEnd w:id="8"/>
    </w:p>
    <w:p w14:paraId="6912E2CD" w14:textId="62DAC325" w:rsidR="00490660" w:rsidRDefault="00490660" w:rsidP="00EA250D">
      <w:pPr>
        <w:pStyle w:val="cuerpo1"/>
      </w:pPr>
      <w:r>
        <w:rPr>
          <w:noProof/>
        </w:rPr>
        <w:drawing>
          <wp:inline distT="0" distB="0" distL="0" distR="0" wp14:anchorId="626F5C9C" wp14:editId="309FD6C1">
            <wp:extent cx="3327400" cy="2235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7400" cy="2235200"/>
                    </a:xfrm>
                    <a:prstGeom prst="rect">
                      <a:avLst/>
                    </a:prstGeom>
                  </pic:spPr>
                </pic:pic>
              </a:graphicData>
            </a:graphic>
          </wp:inline>
        </w:drawing>
      </w:r>
    </w:p>
    <w:p w14:paraId="7D7D5DB2" w14:textId="4D806E26" w:rsidR="004C6AC9" w:rsidRDefault="004C6AC9" w:rsidP="00EA250D">
      <w:pPr>
        <w:pStyle w:val="cuerpo1"/>
      </w:pPr>
    </w:p>
    <w:p w14:paraId="530E84A4" w14:textId="302CB002" w:rsidR="004C6AC9" w:rsidRDefault="004C6AC9" w:rsidP="00EA250D">
      <w:pPr>
        <w:pStyle w:val="cuerpo1"/>
      </w:pPr>
      <w:r>
        <w:lastRenderedPageBreak/>
        <w:t>This option is used to browse through the notes recorded by interviewers at the time of data collection for all households and individuals.  Notes can be useful when resolving messages at secondary editing time as they may have clues for unexpected interview scenarios.  The option displays the following report:</w:t>
      </w:r>
    </w:p>
    <w:p w14:paraId="3D691631" w14:textId="03852B00" w:rsidR="004C6AC9" w:rsidRDefault="004C6AC9" w:rsidP="00EA250D">
      <w:pPr>
        <w:pStyle w:val="cuerpo1"/>
      </w:pPr>
    </w:p>
    <w:p w14:paraId="26CF4045" w14:textId="78004DAA" w:rsidR="004C6AC9" w:rsidRDefault="004C6AC9" w:rsidP="00EA250D">
      <w:pPr>
        <w:pStyle w:val="cuerpo1"/>
      </w:pPr>
      <w:r w:rsidRPr="004C6AC9">
        <w:rPr>
          <w:noProof/>
        </w:rPr>
        <w:drawing>
          <wp:inline distT="0" distB="0" distL="0" distR="0" wp14:anchorId="510C4B63" wp14:editId="06CDDC31">
            <wp:extent cx="5916295" cy="2302510"/>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6295" cy="2302510"/>
                    </a:xfrm>
                    <a:prstGeom prst="rect">
                      <a:avLst/>
                    </a:prstGeom>
                  </pic:spPr>
                </pic:pic>
              </a:graphicData>
            </a:graphic>
          </wp:inline>
        </w:drawing>
      </w:r>
    </w:p>
    <w:p w14:paraId="3EB07C1A" w14:textId="77777777" w:rsidR="008D1A93" w:rsidRDefault="008D1A93" w:rsidP="00EA250D">
      <w:pPr>
        <w:pStyle w:val="cuerpo1"/>
      </w:pPr>
    </w:p>
    <w:p w14:paraId="3F54F55D" w14:textId="77A2004A" w:rsidR="00977A0C" w:rsidRDefault="00F40184" w:rsidP="00EA250D">
      <w:pPr>
        <w:pStyle w:val="cuerpo1"/>
      </w:pPr>
      <w:r>
        <w:t>Some of the fields in the report are self-explanatory, but</w:t>
      </w:r>
      <w:r w:rsidR="00A67BF4">
        <w:t xml:space="preserve"> here is a definition of </w:t>
      </w:r>
      <w:r w:rsidR="00977A0C">
        <w:t>the headings:</w:t>
      </w:r>
    </w:p>
    <w:p w14:paraId="1D786382" w14:textId="77777777" w:rsidR="00A67BF4" w:rsidRDefault="00A67BF4" w:rsidP="00EA250D">
      <w:pPr>
        <w:pStyle w:val="cuerpo1"/>
      </w:pPr>
    </w:p>
    <w:p w14:paraId="321B0D98" w14:textId="3FA19180" w:rsidR="00F17505" w:rsidRDefault="00F17505" w:rsidP="00251E26">
      <w:pPr>
        <w:pStyle w:val="cuerpo1"/>
        <w:numPr>
          <w:ilvl w:val="0"/>
          <w:numId w:val="5"/>
        </w:numPr>
      </w:pPr>
      <w:r>
        <w:t xml:space="preserve">Household – This corresponds to the household number </w:t>
      </w:r>
      <w:r w:rsidR="00A67BF4">
        <w:t xml:space="preserve">established at the time of generating the sampling of households to be </w:t>
      </w:r>
      <w:r w:rsidR="008D1A93">
        <w:t xml:space="preserve">visited in </w:t>
      </w:r>
      <w:r w:rsidR="00A67BF4">
        <w:t>the cluster</w:t>
      </w:r>
    </w:p>
    <w:p w14:paraId="78E5995C" w14:textId="239C8138" w:rsidR="00F17505" w:rsidRDefault="00F17505" w:rsidP="00251E26">
      <w:pPr>
        <w:pStyle w:val="cuerpo1"/>
        <w:numPr>
          <w:ilvl w:val="0"/>
          <w:numId w:val="5"/>
        </w:numPr>
      </w:pPr>
      <w:r>
        <w:t xml:space="preserve">Line – </w:t>
      </w:r>
      <w:r w:rsidR="008D1A93">
        <w:t xml:space="preserve">For individual </w:t>
      </w:r>
      <w:r w:rsidR="00C51F3C">
        <w:t>questionnaires,</w:t>
      </w:r>
      <w:r w:rsidR="008D1A93">
        <w:t xml:space="preserve"> this column corresponds to t</w:t>
      </w:r>
      <w:r>
        <w:t>he line number of the individual in the household roster</w:t>
      </w:r>
      <w:r w:rsidR="008D1A93">
        <w:t>.  Note that for households this column is left blank</w:t>
      </w:r>
    </w:p>
    <w:p w14:paraId="74CB0339" w14:textId="4615FD23" w:rsidR="00F40184" w:rsidRDefault="00F17505" w:rsidP="00251E26">
      <w:pPr>
        <w:pStyle w:val="cuerpo1"/>
        <w:numPr>
          <w:ilvl w:val="0"/>
          <w:numId w:val="5"/>
        </w:numPr>
      </w:pPr>
      <w:r>
        <w:t xml:space="preserve">Field – </w:t>
      </w:r>
      <w:r w:rsidR="008D1A93">
        <w:t>This is t</w:t>
      </w:r>
      <w:r>
        <w:t xml:space="preserve">he question number where the note was taken when the data was </w:t>
      </w:r>
      <w:r w:rsidR="008D1A93">
        <w:t xml:space="preserve">being </w:t>
      </w:r>
      <w:r>
        <w:t>collected.  Questions can start with AH, A, and/or AM.  AH corresponds to question numbers in the household questionnaire,</w:t>
      </w:r>
      <w:r w:rsidR="00977A0C">
        <w:t xml:space="preserve"> </w:t>
      </w:r>
      <w:r>
        <w:t xml:space="preserve">A </w:t>
      </w:r>
      <w:r w:rsidR="008D1A93">
        <w:t xml:space="preserve">corresponds </w:t>
      </w:r>
      <w:r w:rsidR="00F35297">
        <w:t xml:space="preserve">to </w:t>
      </w:r>
      <w:r w:rsidR="00A67BF4">
        <w:t xml:space="preserve">question numbers in </w:t>
      </w:r>
      <w:r>
        <w:t xml:space="preserve">the women questionnaire, and AM </w:t>
      </w:r>
      <w:r w:rsidR="00F35297">
        <w:t xml:space="preserve">to </w:t>
      </w:r>
      <w:r w:rsidR="00A67BF4">
        <w:t>question number</w:t>
      </w:r>
      <w:r w:rsidR="00C51F3C">
        <w:t>s</w:t>
      </w:r>
      <w:r w:rsidR="00A67BF4">
        <w:t xml:space="preserve"> in </w:t>
      </w:r>
      <w:r>
        <w:t>the male questionnaire.  This report was produced</w:t>
      </w:r>
      <w:r w:rsidR="00A67BF4">
        <w:t xml:space="preserve"> </w:t>
      </w:r>
      <w:r>
        <w:t xml:space="preserve">using the standard </w:t>
      </w:r>
      <w:r w:rsidR="00F35297">
        <w:t xml:space="preserve">DHS </w:t>
      </w:r>
      <w:r>
        <w:t>applications</w:t>
      </w:r>
      <w:r w:rsidR="00A67BF4">
        <w:t xml:space="preserve"> and for that reason questions start with A.  </w:t>
      </w:r>
      <w:r w:rsidR="00F35297">
        <w:t>Nevertheless, f</w:t>
      </w:r>
      <w:r w:rsidR="00A67BF4">
        <w:t xml:space="preserve">or </w:t>
      </w:r>
      <w:r w:rsidR="00F35297">
        <w:t xml:space="preserve">actual country </w:t>
      </w:r>
      <w:r w:rsidR="00A67BF4">
        <w:t>survey</w:t>
      </w:r>
      <w:r w:rsidR="00F35297">
        <w:t>s</w:t>
      </w:r>
      <w:r w:rsidR="00A67BF4">
        <w:t xml:space="preserve"> the A’s at the beginning of the question numbers are replaced by a Q.</w:t>
      </w:r>
      <w:r>
        <w:t xml:space="preserve"> </w:t>
      </w:r>
      <w:r w:rsidR="00A67BF4">
        <w:t xml:space="preserve">Some fields do not have a question number </w:t>
      </w:r>
      <w:r w:rsidR="007F119C">
        <w:t xml:space="preserve">because they are not associated to a question </w:t>
      </w:r>
      <w:r w:rsidR="00F35297">
        <w:t xml:space="preserve">number </w:t>
      </w:r>
      <w:r w:rsidR="007F119C">
        <w:t xml:space="preserve">in the questionnaire.  </w:t>
      </w:r>
      <w:r w:rsidR="00F35297">
        <w:t xml:space="preserve">In that case the DHS DP specialist gives them some mnemonic names.  </w:t>
      </w:r>
      <w:r w:rsidR="007F119C">
        <w:t>For example</w:t>
      </w:r>
      <w:r w:rsidR="00F35297">
        <w:t xml:space="preserve">, </w:t>
      </w:r>
      <w:r w:rsidR="007F119C">
        <w:t>questionnaire</w:t>
      </w:r>
      <w:r w:rsidR="00F35297">
        <w:t xml:space="preserve">s cover page </w:t>
      </w:r>
      <w:r w:rsidR="00C51F3C">
        <w:t xml:space="preserve">questions </w:t>
      </w:r>
      <w:r w:rsidR="00F35297">
        <w:t>don’t have numbers and</w:t>
      </w:r>
      <w:r w:rsidR="00C51F3C">
        <w:t>,</w:t>
      </w:r>
      <w:r w:rsidR="00F35297">
        <w:t xml:space="preserve"> as a result</w:t>
      </w:r>
      <w:r w:rsidR="00C51F3C">
        <w:t>,</w:t>
      </w:r>
      <w:r w:rsidR="00F35297">
        <w:t xml:space="preserve"> they use names like: ACLUSTER, ALINE, ASTATE, and so on.</w:t>
      </w:r>
    </w:p>
    <w:p w14:paraId="1975606D" w14:textId="17C8B0AE" w:rsidR="00A67BF4" w:rsidRDefault="00A67BF4" w:rsidP="00251E26">
      <w:pPr>
        <w:pStyle w:val="cuerpo1"/>
        <w:numPr>
          <w:ilvl w:val="0"/>
          <w:numId w:val="5"/>
        </w:numPr>
      </w:pPr>
      <w:r>
        <w:t>Date &amp; Time – They correspond to the date and time when the note was taken</w:t>
      </w:r>
      <w:r w:rsidR="00F35297">
        <w:t xml:space="preserve"> by the interviewer </w:t>
      </w:r>
    </w:p>
    <w:p w14:paraId="2667ECB9" w14:textId="3745EBD0" w:rsidR="00A67BF4" w:rsidRDefault="00A67BF4" w:rsidP="00251E26">
      <w:pPr>
        <w:pStyle w:val="cuerpo1"/>
        <w:numPr>
          <w:ilvl w:val="0"/>
          <w:numId w:val="5"/>
        </w:numPr>
      </w:pPr>
      <w:r>
        <w:t>Note/Observation – This is the actual text of the note as typed by interviewer</w:t>
      </w:r>
    </w:p>
    <w:p w14:paraId="10745438" w14:textId="70CE63B2" w:rsidR="007F119C" w:rsidRDefault="007F119C" w:rsidP="007F119C">
      <w:pPr>
        <w:pStyle w:val="cuerpo1"/>
      </w:pPr>
    </w:p>
    <w:p w14:paraId="38D3AA3C" w14:textId="5AA5802B" w:rsidR="00BA3CA5" w:rsidRDefault="00BA3CA5" w:rsidP="007F119C">
      <w:pPr>
        <w:pStyle w:val="cuerpo1"/>
      </w:pPr>
    </w:p>
    <w:p w14:paraId="1A32EB4F" w14:textId="2E79E894" w:rsidR="00BA3CA5" w:rsidRDefault="00BA3CA5" w:rsidP="007F119C">
      <w:pPr>
        <w:pStyle w:val="cuerpo1"/>
      </w:pPr>
    </w:p>
    <w:p w14:paraId="15DC360F" w14:textId="3C128B15" w:rsidR="00BA3CA5" w:rsidRDefault="00BA3CA5" w:rsidP="007F119C">
      <w:pPr>
        <w:pStyle w:val="cuerpo1"/>
      </w:pPr>
    </w:p>
    <w:p w14:paraId="2E6E6FDC" w14:textId="5DC60C7C" w:rsidR="00BA3CA5" w:rsidRDefault="00BA3CA5" w:rsidP="007F119C">
      <w:pPr>
        <w:pStyle w:val="cuerpo1"/>
      </w:pPr>
    </w:p>
    <w:p w14:paraId="11D9C86B" w14:textId="6AEA5C67" w:rsidR="00BA3CA5" w:rsidRDefault="00BA3CA5" w:rsidP="007F119C">
      <w:pPr>
        <w:pStyle w:val="cuerpo1"/>
      </w:pPr>
    </w:p>
    <w:p w14:paraId="3BE7C9B7" w14:textId="46323358" w:rsidR="00BA3CA5" w:rsidRDefault="00BA3CA5" w:rsidP="007F119C">
      <w:pPr>
        <w:pStyle w:val="cuerpo1"/>
      </w:pPr>
    </w:p>
    <w:p w14:paraId="0EE883D9" w14:textId="0916DD40" w:rsidR="00BA3CA5" w:rsidRDefault="00BA3CA5" w:rsidP="007F119C">
      <w:pPr>
        <w:pStyle w:val="cuerpo1"/>
      </w:pPr>
    </w:p>
    <w:p w14:paraId="4D328351" w14:textId="77777777" w:rsidR="00BA3CA5" w:rsidRDefault="00BA3CA5" w:rsidP="007F119C">
      <w:pPr>
        <w:pStyle w:val="cuerpo1"/>
      </w:pPr>
    </w:p>
    <w:p w14:paraId="0FC7145D" w14:textId="25E49491" w:rsidR="007F119C" w:rsidRDefault="00A65AF4" w:rsidP="00BA3CA5">
      <w:pPr>
        <w:pStyle w:val="Heading1"/>
        <w:rPr>
          <w:noProof/>
        </w:rPr>
      </w:pPr>
      <w:bookmarkStart w:id="9" w:name="_Toc48054550"/>
      <w:r>
        <w:rPr>
          <w:noProof/>
        </w:rPr>
        <w:lastRenderedPageBreak/>
        <w:t>8</w:t>
      </w:r>
      <w:r w:rsidR="007F119C" w:rsidRPr="00011753">
        <w:rPr>
          <w:noProof/>
        </w:rPr>
        <w:t xml:space="preserve">. </w:t>
      </w:r>
      <w:r w:rsidR="007F119C">
        <w:rPr>
          <w:noProof/>
        </w:rPr>
        <w:t>Run</w:t>
      </w:r>
      <w:r w:rsidR="00F35297">
        <w:rPr>
          <w:noProof/>
        </w:rPr>
        <w:t xml:space="preserve">ning </w:t>
      </w:r>
      <w:r w:rsidR="007F119C">
        <w:rPr>
          <w:noProof/>
        </w:rPr>
        <w:t xml:space="preserve">secondary editing </w:t>
      </w:r>
      <w:r w:rsidR="00F35297">
        <w:rPr>
          <w:noProof/>
        </w:rPr>
        <w:t xml:space="preserve">applications </w:t>
      </w:r>
      <w:r w:rsidR="007F119C">
        <w:rPr>
          <w:noProof/>
        </w:rPr>
        <w:t xml:space="preserve">for </w:t>
      </w:r>
      <w:r w:rsidR="00F35297">
        <w:rPr>
          <w:noProof/>
        </w:rPr>
        <w:t xml:space="preserve">the </w:t>
      </w:r>
      <w:r w:rsidR="007F119C">
        <w:rPr>
          <w:noProof/>
        </w:rPr>
        <w:t>cluster</w:t>
      </w:r>
      <w:bookmarkEnd w:id="9"/>
    </w:p>
    <w:p w14:paraId="38FCDBDA" w14:textId="7D448F89" w:rsidR="007F119C" w:rsidRDefault="007F119C" w:rsidP="007F119C">
      <w:pPr>
        <w:pStyle w:val="cuerpo1"/>
      </w:pPr>
      <w:r>
        <w:rPr>
          <w:noProof/>
        </w:rPr>
        <w:drawing>
          <wp:inline distT="0" distB="0" distL="0" distR="0" wp14:anchorId="50F1F467" wp14:editId="103C8846">
            <wp:extent cx="3905250" cy="238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2387600"/>
                    </a:xfrm>
                    <a:prstGeom prst="rect">
                      <a:avLst/>
                    </a:prstGeom>
                  </pic:spPr>
                </pic:pic>
              </a:graphicData>
            </a:graphic>
          </wp:inline>
        </w:drawing>
      </w:r>
    </w:p>
    <w:p w14:paraId="4A437E1E" w14:textId="353588AF" w:rsidR="007F119C" w:rsidRDefault="007F119C" w:rsidP="007F119C">
      <w:pPr>
        <w:pStyle w:val="cuerpo1"/>
      </w:pPr>
    </w:p>
    <w:p w14:paraId="795091DF" w14:textId="6837B931" w:rsidR="0006367F" w:rsidRDefault="007F119C" w:rsidP="007F119C">
      <w:pPr>
        <w:pStyle w:val="BodyText20"/>
        <w:spacing w:line="276" w:lineRule="auto"/>
        <w:rPr>
          <w:color w:val="000000"/>
        </w:rPr>
      </w:pPr>
      <w:r>
        <w:t xml:space="preserve">Secondary editing is a </w:t>
      </w:r>
      <w:r w:rsidR="00F7667C">
        <w:t xml:space="preserve">critical </w:t>
      </w:r>
      <w:r>
        <w:t xml:space="preserve">step in processing a survey because </w:t>
      </w:r>
      <w:r w:rsidR="00436BAF">
        <w:t xml:space="preserve">it </w:t>
      </w:r>
      <w:r>
        <w:t xml:space="preserve">eliminates inconsistencies that may be left </w:t>
      </w:r>
      <w:r w:rsidR="00BF0A4B">
        <w:t>after data have been collected</w:t>
      </w:r>
      <w:r>
        <w:t xml:space="preserve">.  Secondary editing can be run </w:t>
      </w:r>
      <w:r w:rsidR="00F7667C">
        <w:t xml:space="preserve">at </w:t>
      </w:r>
      <w:r>
        <w:t xml:space="preserve">any </w:t>
      </w:r>
      <w:r w:rsidR="00F7667C">
        <w:t xml:space="preserve">time after a </w:t>
      </w:r>
      <w:r>
        <w:t xml:space="preserve">cluster </w:t>
      </w:r>
      <w:r w:rsidR="00F7667C">
        <w:t xml:space="preserve">has been </w:t>
      </w:r>
      <w:r>
        <w:t xml:space="preserve">previously accepted by the administrator.  </w:t>
      </w:r>
      <w:r w:rsidRPr="003B6279">
        <w:rPr>
          <w:color w:val="000000"/>
        </w:rPr>
        <w:t xml:space="preserve">The </w:t>
      </w:r>
      <w:r>
        <w:rPr>
          <w:color w:val="000000"/>
        </w:rPr>
        <w:t xml:space="preserve">CAPI data collection </w:t>
      </w:r>
      <w:r w:rsidRPr="003B6279">
        <w:rPr>
          <w:color w:val="000000"/>
        </w:rPr>
        <w:t>application</w:t>
      </w:r>
      <w:r w:rsidR="00436BAF">
        <w:rPr>
          <w:color w:val="000000"/>
        </w:rPr>
        <w:t>s</w:t>
      </w:r>
      <w:r w:rsidRPr="003B6279">
        <w:rPr>
          <w:color w:val="000000"/>
        </w:rPr>
        <w:t xml:space="preserve"> can be designed in such a way that </w:t>
      </w:r>
      <w:r w:rsidR="00436BAF">
        <w:rPr>
          <w:color w:val="000000"/>
        </w:rPr>
        <w:t xml:space="preserve">they </w:t>
      </w:r>
      <w:r w:rsidRPr="003B6279">
        <w:rPr>
          <w:color w:val="000000"/>
        </w:rPr>
        <w:t xml:space="preserve">will be able to identify any inconsistency at the time </w:t>
      </w:r>
      <w:r w:rsidR="00BF0A4B">
        <w:rPr>
          <w:color w:val="000000"/>
        </w:rPr>
        <w:t xml:space="preserve">of </w:t>
      </w:r>
      <w:r w:rsidR="00F7667C">
        <w:rPr>
          <w:color w:val="000000"/>
        </w:rPr>
        <w:t xml:space="preserve">data </w:t>
      </w:r>
      <w:r w:rsidR="00436BAF">
        <w:rPr>
          <w:color w:val="000000"/>
        </w:rPr>
        <w:t>c</w:t>
      </w:r>
      <w:r w:rsidR="00BF0A4B">
        <w:rPr>
          <w:color w:val="000000"/>
        </w:rPr>
        <w:t>apturing</w:t>
      </w:r>
      <w:r w:rsidRPr="003B6279">
        <w:rPr>
          <w:color w:val="000000"/>
        </w:rPr>
        <w:t xml:space="preserve">.  </w:t>
      </w:r>
      <w:r w:rsidR="00BF0A4B">
        <w:rPr>
          <w:color w:val="000000"/>
        </w:rPr>
        <w:t>Nevertheless</w:t>
      </w:r>
      <w:r w:rsidRPr="003B6279">
        <w:rPr>
          <w:color w:val="000000"/>
        </w:rPr>
        <w:t xml:space="preserve">, </w:t>
      </w:r>
      <w:r w:rsidR="00F7667C">
        <w:rPr>
          <w:color w:val="000000"/>
        </w:rPr>
        <w:t xml:space="preserve">to avoid interrupting the flow of the interview and because </w:t>
      </w:r>
      <w:r w:rsidRPr="003B6279">
        <w:rPr>
          <w:color w:val="000000"/>
        </w:rPr>
        <w:t xml:space="preserve">some inconsistencies require </w:t>
      </w:r>
      <w:r w:rsidR="00F7667C">
        <w:rPr>
          <w:color w:val="000000"/>
        </w:rPr>
        <w:t xml:space="preserve">an </w:t>
      </w:r>
      <w:r w:rsidRPr="003B6279">
        <w:rPr>
          <w:color w:val="000000"/>
        </w:rPr>
        <w:t>in-depth analysis</w:t>
      </w:r>
      <w:r w:rsidR="00F7667C">
        <w:rPr>
          <w:color w:val="000000"/>
        </w:rPr>
        <w:t xml:space="preserve"> and the </w:t>
      </w:r>
      <w:r w:rsidRPr="003B6279">
        <w:rPr>
          <w:color w:val="000000"/>
        </w:rPr>
        <w:t>attention of subject-matter specialists or senior staff to properly resolve them</w:t>
      </w:r>
      <w:r w:rsidR="00F7667C">
        <w:rPr>
          <w:color w:val="000000"/>
        </w:rPr>
        <w:t>, they are not identified at data collection time</w:t>
      </w:r>
      <w:r w:rsidRPr="003B6279">
        <w:rPr>
          <w:color w:val="000000"/>
        </w:rPr>
        <w:t xml:space="preserve">.  </w:t>
      </w:r>
      <w:r w:rsidR="00F7667C">
        <w:rPr>
          <w:color w:val="000000"/>
        </w:rPr>
        <w:t>As a result</w:t>
      </w:r>
      <w:r w:rsidRPr="003B6279">
        <w:rPr>
          <w:color w:val="000000"/>
        </w:rPr>
        <w:t xml:space="preserve">, </w:t>
      </w:r>
      <w:r w:rsidR="00BF0A4B">
        <w:rPr>
          <w:color w:val="000000"/>
        </w:rPr>
        <w:t xml:space="preserve">the </w:t>
      </w:r>
      <w:r w:rsidRPr="003B6279">
        <w:rPr>
          <w:color w:val="000000"/>
        </w:rPr>
        <w:t xml:space="preserve">DHS </w:t>
      </w:r>
      <w:r w:rsidR="00BF0A4B">
        <w:rPr>
          <w:color w:val="000000"/>
        </w:rPr>
        <w:t xml:space="preserve">program </w:t>
      </w:r>
      <w:r w:rsidR="00F7667C">
        <w:rPr>
          <w:color w:val="000000"/>
        </w:rPr>
        <w:t xml:space="preserve">prefers </w:t>
      </w:r>
      <w:r w:rsidRPr="003B6279">
        <w:rPr>
          <w:color w:val="000000"/>
        </w:rPr>
        <w:t xml:space="preserve">to </w:t>
      </w:r>
      <w:r w:rsidR="00F7667C">
        <w:rPr>
          <w:color w:val="000000"/>
        </w:rPr>
        <w:t xml:space="preserve">implement </w:t>
      </w:r>
      <w:r w:rsidRPr="003B6279">
        <w:rPr>
          <w:color w:val="000000"/>
        </w:rPr>
        <w:t xml:space="preserve">these checks after data </w:t>
      </w:r>
      <w:r w:rsidR="00BF0A4B">
        <w:rPr>
          <w:color w:val="000000"/>
        </w:rPr>
        <w:t xml:space="preserve">capturing with </w:t>
      </w:r>
      <w:r w:rsidRPr="003B6279">
        <w:rPr>
          <w:color w:val="000000"/>
        </w:rPr>
        <w:t xml:space="preserve">a </w:t>
      </w:r>
      <w:r w:rsidR="00BF0A4B">
        <w:rPr>
          <w:color w:val="000000"/>
        </w:rPr>
        <w:t xml:space="preserve">couple of </w:t>
      </w:r>
      <w:r w:rsidRPr="003B6279">
        <w:rPr>
          <w:color w:val="000000"/>
        </w:rPr>
        <w:t>secondary editing application</w:t>
      </w:r>
      <w:r w:rsidR="00BF0A4B">
        <w:rPr>
          <w:color w:val="000000"/>
        </w:rPr>
        <w:t>s</w:t>
      </w:r>
      <w:r w:rsidR="00F7667C">
        <w:rPr>
          <w:color w:val="000000"/>
        </w:rPr>
        <w:t xml:space="preserve"> that run as part of the central office system</w:t>
      </w:r>
      <w:r w:rsidRPr="003B6279">
        <w:rPr>
          <w:color w:val="000000"/>
        </w:rPr>
        <w:t xml:space="preserve">.  The result of </w:t>
      </w:r>
      <w:r w:rsidR="00BF0A4B">
        <w:rPr>
          <w:color w:val="000000"/>
        </w:rPr>
        <w:t>executing option “</w:t>
      </w:r>
      <w:r w:rsidR="00BF0A4B" w:rsidRPr="00BF0A4B">
        <w:rPr>
          <w:b/>
          <w:bCs/>
          <w:color w:val="000000"/>
        </w:rPr>
        <w:t>6</w:t>
      </w:r>
      <w:r w:rsidR="00946C96">
        <w:rPr>
          <w:b/>
          <w:bCs/>
          <w:color w:val="000000"/>
        </w:rPr>
        <w:t xml:space="preserve"> </w:t>
      </w:r>
      <w:r w:rsidR="00BF0A4B" w:rsidRPr="00BF0A4B">
        <w:rPr>
          <w:b/>
          <w:bCs/>
          <w:color w:val="000000"/>
        </w:rPr>
        <w:t>Run secondary editing for cluster</w:t>
      </w:r>
      <w:r w:rsidR="00BF0A4B">
        <w:rPr>
          <w:color w:val="000000"/>
        </w:rPr>
        <w:t xml:space="preserve">” </w:t>
      </w:r>
      <w:r w:rsidRPr="003B6279">
        <w:rPr>
          <w:color w:val="000000"/>
        </w:rPr>
        <w:t>is an output reporting the inconsistencies identified</w:t>
      </w:r>
      <w:r w:rsidR="00BF0A4B">
        <w:rPr>
          <w:color w:val="000000"/>
        </w:rPr>
        <w:t xml:space="preserve"> for the cluster</w:t>
      </w:r>
      <w:r w:rsidRPr="003B6279">
        <w:rPr>
          <w:color w:val="000000"/>
        </w:rPr>
        <w:t xml:space="preserve">.  The report should be printed and passed </w:t>
      </w:r>
      <w:r w:rsidR="00BF0A4B">
        <w:rPr>
          <w:color w:val="000000"/>
        </w:rPr>
        <w:t xml:space="preserve">to </w:t>
      </w:r>
      <w:r w:rsidRPr="003B6279">
        <w:rPr>
          <w:color w:val="000000"/>
        </w:rPr>
        <w:t xml:space="preserve">office editors </w:t>
      </w:r>
      <w:r w:rsidR="00BF0A4B">
        <w:rPr>
          <w:color w:val="000000"/>
        </w:rPr>
        <w:t>previously selected.  It is recommend</w:t>
      </w:r>
      <w:r w:rsidR="00AA1FD1">
        <w:rPr>
          <w:color w:val="000000"/>
        </w:rPr>
        <w:t>ed</w:t>
      </w:r>
      <w:r w:rsidR="00BF0A4B">
        <w:rPr>
          <w:color w:val="000000"/>
        </w:rPr>
        <w:t xml:space="preserve"> that office editors participate in the survey </w:t>
      </w:r>
      <w:r w:rsidR="00F7667C">
        <w:rPr>
          <w:color w:val="000000"/>
        </w:rPr>
        <w:t xml:space="preserve">pretest and </w:t>
      </w:r>
      <w:r w:rsidR="00BF0A4B">
        <w:rPr>
          <w:color w:val="000000"/>
        </w:rPr>
        <w:t>ma</w:t>
      </w:r>
      <w:r w:rsidR="00AA1FD1">
        <w:rPr>
          <w:color w:val="000000"/>
        </w:rPr>
        <w:t>in</w:t>
      </w:r>
      <w:r w:rsidR="00BF0A4B">
        <w:rPr>
          <w:color w:val="000000"/>
        </w:rPr>
        <w:t xml:space="preserve"> training as that gives them insight </w:t>
      </w:r>
      <w:r w:rsidR="00AA1FD1">
        <w:rPr>
          <w:color w:val="000000"/>
        </w:rPr>
        <w:t xml:space="preserve">on the objectives </w:t>
      </w:r>
      <w:r w:rsidR="00BF0A4B">
        <w:rPr>
          <w:color w:val="000000"/>
        </w:rPr>
        <w:t xml:space="preserve">and the topics </w:t>
      </w:r>
      <w:r w:rsidR="00AA1FD1">
        <w:rPr>
          <w:color w:val="000000"/>
        </w:rPr>
        <w:t>that are covered</w:t>
      </w:r>
      <w:r w:rsidR="00F7667C">
        <w:rPr>
          <w:color w:val="000000"/>
        </w:rPr>
        <w:t xml:space="preserve"> by </w:t>
      </w:r>
      <w:r w:rsidR="00BF0A4B">
        <w:rPr>
          <w:color w:val="000000"/>
        </w:rPr>
        <w:t xml:space="preserve">the survey.  </w:t>
      </w:r>
      <w:r w:rsidR="00AA1FD1">
        <w:rPr>
          <w:color w:val="000000"/>
        </w:rPr>
        <w:t>O</w:t>
      </w:r>
      <w:r w:rsidRPr="003B6279">
        <w:rPr>
          <w:color w:val="000000"/>
        </w:rPr>
        <w:t xml:space="preserve">ffice editors analyze the messages and decide whether data needs to be changed or not.  </w:t>
      </w:r>
      <w:r w:rsidR="00BF0A4B">
        <w:rPr>
          <w:color w:val="000000"/>
        </w:rPr>
        <w:t>S</w:t>
      </w:r>
      <w:r w:rsidRPr="003B6279">
        <w:rPr>
          <w:color w:val="000000"/>
        </w:rPr>
        <w:t>econdary editor</w:t>
      </w:r>
      <w:r w:rsidR="00FF0667">
        <w:rPr>
          <w:color w:val="000000"/>
        </w:rPr>
        <w:t>s</w:t>
      </w:r>
      <w:r w:rsidRPr="003B6279">
        <w:rPr>
          <w:color w:val="000000"/>
        </w:rPr>
        <w:t xml:space="preserve"> will use the “</w:t>
      </w:r>
      <w:r w:rsidRPr="003B6279">
        <w:rPr>
          <w:b/>
          <w:bCs/>
          <w:color w:val="000000"/>
        </w:rPr>
        <w:t xml:space="preserve">Secondary Editing Guidelines” </w:t>
      </w:r>
      <w:r w:rsidRPr="003B6279">
        <w:rPr>
          <w:color w:val="000000"/>
        </w:rPr>
        <w:t>manual to properly resolve the inconsistencies identified</w:t>
      </w:r>
      <w:r w:rsidR="00A4469E">
        <w:rPr>
          <w:color w:val="000000"/>
        </w:rPr>
        <w:t xml:space="preserve"> by the applications</w:t>
      </w:r>
      <w:r w:rsidRPr="003B6279">
        <w:rPr>
          <w:color w:val="000000"/>
        </w:rPr>
        <w:t>.</w:t>
      </w:r>
      <w:r w:rsidR="00BF0A4B">
        <w:rPr>
          <w:color w:val="000000"/>
        </w:rPr>
        <w:t xml:space="preserve">  </w:t>
      </w:r>
      <w:r w:rsidR="00FF0667">
        <w:rPr>
          <w:color w:val="000000"/>
        </w:rPr>
        <w:t xml:space="preserve">The manual is customized for the survey and it will be provided by the DHS data processing specialist.  </w:t>
      </w:r>
      <w:r w:rsidR="008E1688">
        <w:rPr>
          <w:color w:val="000000"/>
        </w:rPr>
        <w:t>A typical error message is displayed as shown in the figure.</w:t>
      </w:r>
    </w:p>
    <w:p w14:paraId="705D0472" w14:textId="197CA4A2" w:rsidR="007F119C" w:rsidRPr="003B6279" w:rsidRDefault="008E1688" w:rsidP="007F119C">
      <w:pPr>
        <w:pStyle w:val="BodyText20"/>
        <w:spacing w:line="276" w:lineRule="auto"/>
        <w:rPr>
          <w:color w:val="000000"/>
        </w:rPr>
      </w:pPr>
      <w:r w:rsidRPr="008E1688">
        <w:rPr>
          <w:noProof/>
          <w:color w:val="000000"/>
        </w:rPr>
        <w:drawing>
          <wp:inline distT="0" distB="0" distL="0" distR="0" wp14:anchorId="5DC48C14" wp14:editId="50B7105B">
            <wp:extent cx="5916295" cy="1885315"/>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6295" cy="1885315"/>
                    </a:xfrm>
                    <a:prstGeom prst="rect">
                      <a:avLst/>
                    </a:prstGeom>
                  </pic:spPr>
                </pic:pic>
              </a:graphicData>
            </a:graphic>
          </wp:inline>
        </w:drawing>
      </w:r>
      <w:r w:rsidR="0006367F">
        <w:rPr>
          <w:color w:val="000000"/>
        </w:rPr>
        <w:t xml:space="preserve"> </w:t>
      </w:r>
    </w:p>
    <w:p w14:paraId="61C97AF7" w14:textId="1851E80F" w:rsidR="007F119C" w:rsidRDefault="007F119C" w:rsidP="007F119C">
      <w:pPr>
        <w:pStyle w:val="cuerpo1"/>
      </w:pPr>
    </w:p>
    <w:p w14:paraId="78435870" w14:textId="7F430BD7" w:rsidR="008E1688" w:rsidRDefault="008E1688" w:rsidP="008E1688">
      <w:pPr>
        <w:pStyle w:val="BodyText20"/>
        <w:spacing w:line="276" w:lineRule="auto"/>
        <w:rPr>
          <w:color w:val="000000"/>
        </w:rPr>
      </w:pPr>
      <w:r>
        <w:rPr>
          <w:color w:val="000000"/>
        </w:rPr>
        <w:t xml:space="preserve">There are two secondary editing applications, </w:t>
      </w:r>
      <w:r w:rsidR="00FF0667">
        <w:rPr>
          <w:color w:val="000000"/>
        </w:rPr>
        <w:t xml:space="preserve">one </w:t>
      </w:r>
      <w:r>
        <w:rPr>
          <w:color w:val="000000"/>
        </w:rPr>
        <w:t xml:space="preserve">to check inconsistencies for households and the </w:t>
      </w:r>
      <w:r w:rsidR="00FF0667">
        <w:rPr>
          <w:color w:val="000000"/>
        </w:rPr>
        <w:t xml:space="preserve">other </w:t>
      </w:r>
      <w:r>
        <w:rPr>
          <w:color w:val="000000"/>
        </w:rPr>
        <w:t>for individuals</w:t>
      </w:r>
      <w:r w:rsidR="00FF0667">
        <w:rPr>
          <w:color w:val="000000"/>
        </w:rPr>
        <w:t>.  When executing option “</w:t>
      </w:r>
      <w:r w:rsidR="00FF0667" w:rsidRPr="00BF0A4B">
        <w:rPr>
          <w:b/>
          <w:bCs/>
          <w:color w:val="000000"/>
        </w:rPr>
        <w:t>6</w:t>
      </w:r>
      <w:r w:rsidR="00FF0667">
        <w:rPr>
          <w:b/>
          <w:bCs/>
          <w:color w:val="000000"/>
        </w:rPr>
        <w:t xml:space="preserve"> </w:t>
      </w:r>
      <w:r w:rsidR="00FF0667" w:rsidRPr="00BF0A4B">
        <w:rPr>
          <w:b/>
          <w:bCs/>
          <w:color w:val="000000"/>
        </w:rPr>
        <w:t>Run secondary editing for cluster</w:t>
      </w:r>
      <w:r w:rsidR="00FF0667">
        <w:rPr>
          <w:color w:val="000000"/>
        </w:rPr>
        <w:t xml:space="preserve">” </w:t>
      </w:r>
      <w:r>
        <w:rPr>
          <w:color w:val="000000"/>
        </w:rPr>
        <w:t xml:space="preserve">both </w:t>
      </w:r>
      <w:r w:rsidR="00FF0667">
        <w:rPr>
          <w:color w:val="000000"/>
        </w:rPr>
        <w:t xml:space="preserve">applications </w:t>
      </w:r>
      <w:r w:rsidR="00FF0667">
        <w:rPr>
          <w:color w:val="000000"/>
        </w:rPr>
        <w:lastRenderedPageBreak/>
        <w:t xml:space="preserve">run </w:t>
      </w:r>
      <w:r>
        <w:rPr>
          <w:color w:val="000000"/>
        </w:rPr>
        <w:t>for the active cluster.  The figure above is for messages displayed for households.  Error messages are made of two parts:</w:t>
      </w:r>
    </w:p>
    <w:p w14:paraId="660FA129" w14:textId="3E9E01BD" w:rsidR="008E1688" w:rsidRDefault="008E1688" w:rsidP="00251E26">
      <w:pPr>
        <w:pStyle w:val="BodyText20"/>
        <w:numPr>
          <w:ilvl w:val="0"/>
          <w:numId w:val="6"/>
        </w:numPr>
        <w:spacing w:line="276" w:lineRule="auto"/>
        <w:rPr>
          <w:color w:val="000000"/>
        </w:rPr>
      </w:pPr>
      <w:r>
        <w:rPr>
          <w:color w:val="000000"/>
        </w:rPr>
        <w:t>The first part (enclosed in yellow) corresponds to the identification of the case where the inconsistency occurs.  Enclosed in square brackets is the actual case i</w:t>
      </w:r>
      <w:r w:rsidR="00F42495">
        <w:rPr>
          <w:color w:val="000000"/>
        </w:rPr>
        <w:t xml:space="preserve">dentification.  The first four digits correspond to the cluster number and </w:t>
      </w:r>
      <w:r w:rsidR="00C35D30">
        <w:rPr>
          <w:color w:val="000000"/>
        </w:rPr>
        <w:t xml:space="preserve">the following </w:t>
      </w:r>
      <w:r w:rsidR="00C37780">
        <w:rPr>
          <w:color w:val="000000"/>
        </w:rPr>
        <w:t xml:space="preserve">four </w:t>
      </w:r>
      <w:r w:rsidR="00C35D30">
        <w:rPr>
          <w:color w:val="000000"/>
        </w:rPr>
        <w:t>to the household number</w:t>
      </w:r>
      <w:r w:rsidR="00C37780">
        <w:rPr>
          <w:color w:val="000000"/>
        </w:rPr>
        <w:t>.  This specific case is for Cluster 0014 and household 0199</w:t>
      </w:r>
    </w:p>
    <w:p w14:paraId="0BDA104F" w14:textId="306B8FB8" w:rsidR="00C35D30" w:rsidRPr="00C37780" w:rsidRDefault="00C35D30" w:rsidP="00251E26">
      <w:pPr>
        <w:pStyle w:val="BodyText20"/>
        <w:numPr>
          <w:ilvl w:val="0"/>
          <w:numId w:val="6"/>
        </w:numPr>
        <w:spacing w:line="276" w:lineRule="auto"/>
        <w:rPr>
          <w:color w:val="000000"/>
        </w:rPr>
      </w:pPr>
      <w:r w:rsidRPr="00C37780">
        <w:rPr>
          <w:color w:val="000000"/>
        </w:rPr>
        <w:t>The second part (enclosed in purple) correspond to the error message number.  The “</w:t>
      </w:r>
      <w:r w:rsidRPr="00C37780">
        <w:rPr>
          <w:b/>
          <w:bCs/>
          <w:color w:val="000000"/>
        </w:rPr>
        <w:t>U</w:t>
      </w:r>
      <w:r w:rsidRPr="00C37780">
        <w:rPr>
          <w:color w:val="000000"/>
        </w:rPr>
        <w:t xml:space="preserve">” is a letter used by CSPro to inform that this is a user error.  After the </w:t>
      </w:r>
      <w:r w:rsidRPr="00C37780">
        <w:rPr>
          <w:b/>
          <w:bCs/>
          <w:color w:val="000000"/>
        </w:rPr>
        <w:t>U</w:t>
      </w:r>
      <w:r w:rsidRPr="00C37780">
        <w:rPr>
          <w:color w:val="000000"/>
        </w:rPr>
        <w:t xml:space="preserve"> is the actual error number </w:t>
      </w:r>
      <w:r w:rsidR="00C37780" w:rsidRPr="00C37780">
        <w:rPr>
          <w:color w:val="000000"/>
        </w:rPr>
        <w:t>which i</w:t>
      </w:r>
      <w:r w:rsidR="00FF0667">
        <w:rPr>
          <w:color w:val="000000"/>
        </w:rPr>
        <w:t>n</w:t>
      </w:r>
      <w:r w:rsidR="00C37780" w:rsidRPr="00C37780">
        <w:rPr>
          <w:color w:val="000000"/>
        </w:rPr>
        <w:t xml:space="preserve"> </w:t>
      </w:r>
      <w:r w:rsidRPr="00C37780">
        <w:rPr>
          <w:color w:val="000000"/>
        </w:rPr>
        <w:t xml:space="preserve">this case </w:t>
      </w:r>
      <w:r w:rsidR="00FF0667">
        <w:rPr>
          <w:color w:val="000000"/>
        </w:rPr>
        <w:t xml:space="preserve">is </w:t>
      </w:r>
      <w:r w:rsidRPr="00C37780">
        <w:rPr>
          <w:color w:val="000000"/>
        </w:rPr>
        <w:t xml:space="preserve">460.  The error number is followed by a text summary that describes the inconsistency.  As mentioned earlier, office editors should use the secondary editing guidelines document to resolve the inconsistency.  </w:t>
      </w:r>
      <w:r w:rsidR="00C37780" w:rsidRPr="00C37780">
        <w:rPr>
          <w:color w:val="000000"/>
        </w:rPr>
        <w:t xml:space="preserve">Error numbers are described in that document and they are presented by order.  Sometimes the message has the exact question number that relates to the error, but some others office editors </w:t>
      </w:r>
      <w:r w:rsidR="00C37780">
        <w:rPr>
          <w:color w:val="000000"/>
        </w:rPr>
        <w:t xml:space="preserve">should </w:t>
      </w:r>
      <w:r w:rsidR="00C37780" w:rsidRPr="00C37780">
        <w:rPr>
          <w:color w:val="000000"/>
        </w:rPr>
        <w:t>be familiar with the questionnaire to know where to locate the source of the error</w:t>
      </w:r>
    </w:p>
    <w:p w14:paraId="30667BD7" w14:textId="0DE9B4D0" w:rsidR="008053CE" w:rsidRDefault="008053CE" w:rsidP="008E1688">
      <w:pPr>
        <w:pStyle w:val="BodyText20"/>
        <w:spacing w:line="276" w:lineRule="auto"/>
        <w:rPr>
          <w:color w:val="000000"/>
        </w:rPr>
      </w:pPr>
      <w:r>
        <w:rPr>
          <w:color w:val="000000"/>
        </w:rPr>
        <w:t xml:space="preserve">The report produced for individuals is pretty much the same as that of households.  The </w:t>
      </w:r>
      <w:r w:rsidR="008E49B2">
        <w:rPr>
          <w:color w:val="000000"/>
        </w:rPr>
        <w:t>only difference is that there are two extra digits as part of the identification following the household number.  These two digits correspond to the line number of the individual in the household schedule.</w:t>
      </w:r>
    </w:p>
    <w:p w14:paraId="5160796A" w14:textId="29754203" w:rsidR="008E1688" w:rsidRDefault="008053CE" w:rsidP="008E1688">
      <w:pPr>
        <w:pStyle w:val="BodyText20"/>
        <w:spacing w:line="276" w:lineRule="auto"/>
        <w:rPr>
          <w:color w:val="000000"/>
        </w:rPr>
      </w:pPr>
      <w:r w:rsidRPr="008053CE">
        <w:rPr>
          <w:noProof/>
          <w:color w:val="000000"/>
        </w:rPr>
        <w:drawing>
          <wp:inline distT="0" distB="0" distL="0" distR="0" wp14:anchorId="00A96A23" wp14:editId="7978FF7A">
            <wp:extent cx="5916295" cy="30734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6295" cy="3073400"/>
                    </a:xfrm>
                    <a:prstGeom prst="rect">
                      <a:avLst/>
                    </a:prstGeom>
                  </pic:spPr>
                </pic:pic>
              </a:graphicData>
            </a:graphic>
          </wp:inline>
        </w:drawing>
      </w:r>
      <w:r w:rsidR="008E1688">
        <w:rPr>
          <w:color w:val="000000"/>
        </w:rPr>
        <w:t xml:space="preserve"> </w:t>
      </w:r>
    </w:p>
    <w:p w14:paraId="12724176" w14:textId="77777777" w:rsidR="00FF0667" w:rsidRDefault="00FF0667" w:rsidP="008E1688">
      <w:pPr>
        <w:pStyle w:val="BodyText20"/>
        <w:spacing w:line="276" w:lineRule="auto"/>
        <w:rPr>
          <w:color w:val="000000"/>
        </w:rPr>
      </w:pPr>
    </w:p>
    <w:p w14:paraId="5EEE8A1F" w14:textId="5B649FB5" w:rsidR="008E49B2" w:rsidRDefault="008E49B2" w:rsidP="008E1688">
      <w:pPr>
        <w:pStyle w:val="BodyText20"/>
        <w:spacing w:line="276" w:lineRule="auto"/>
        <w:rPr>
          <w:color w:val="000000"/>
        </w:rPr>
      </w:pPr>
      <w:r>
        <w:rPr>
          <w:color w:val="000000"/>
        </w:rPr>
        <w:t xml:space="preserve">For individuals as well as for households, there may be one or more error messages reported for a case.  For example, for cluster 0015 household 0023 and individual line number 02, there are messages 9803 and 9000 reported. </w:t>
      </w:r>
    </w:p>
    <w:p w14:paraId="637F3A7E" w14:textId="4D2445DB" w:rsidR="008053CE" w:rsidRDefault="008053CE" w:rsidP="008E1688">
      <w:pPr>
        <w:pStyle w:val="BodyText20"/>
        <w:spacing w:line="276" w:lineRule="auto"/>
        <w:rPr>
          <w:color w:val="000000"/>
        </w:rPr>
      </w:pPr>
      <w:r>
        <w:rPr>
          <w:color w:val="000000"/>
        </w:rPr>
        <w:t>To fix the problems reported by applications, office editors either write the solution in front of the messages in the paper report or they are given access to the cluster data files</w:t>
      </w:r>
      <w:r w:rsidR="00AC2F24">
        <w:rPr>
          <w:color w:val="000000"/>
        </w:rPr>
        <w:t xml:space="preserve"> to fix those errors</w:t>
      </w:r>
      <w:r>
        <w:rPr>
          <w:color w:val="000000"/>
        </w:rPr>
        <w:t xml:space="preserve">. </w:t>
      </w:r>
      <w:r w:rsidR="00AC2F24">
        <w:rPr>
          <w:color w:val="000000"/>
        </w:rPr>
        <w:t xml:space="preserve"> To help with this task, office editors should get familiar with the naming conventions given to the CAPI system for questions (fields, variables) as described in the Section 6 on how to view notes.  The naming conventions in that section are described when defining the column for “</w:t>
      </w:r>
      <w:r w:rsidR="00AC2F24" w:rsidRPr="00AC2F24">
        <w:rPr>
          <w:b/>
          <w:bCs/>
          <w:color w:val="000000"/>
        </w:rPr>
        <w:t>Field</w:t>
      </w:r>
      <w:r w:rsidR="00AC2F24">
        <w:rPr>
          <w:color w:val="000000"/>
        </w:rPr>
        <w:t xml:space="preserve">”. </w:t>
      </w:r>
      <w:r w:rsidR="00F42549">
        <w:rPr>
          <w:color w:val="000000"/>
        </w:rPr>
        <w:t xml:space="preserve">To implement the </w:t>
      </w:r>
      <w:r w:rsidR="00F42549">
        <w:rPr>
          <w:color w:val="000000"/>
        </w:rPr>
        <w:lastRenderedPageBreak/>
        <w:t xml:space="preserve">changes, the </w:t>
      </w:r>
      <w:r w:rsidR="000571E6">
        <w:rPr>
          <w:color w:val="000000"/>
        </w:rPr>
        <w:t xml:space="preserve">Administrator </w:t>
      </w:r>
      <w:r w:rsidR="00F42549">
        <w:rPr>
          <w:color w:val="000000"/>
        </w:rPr>
        <w:t xml:space="preserve">or office editors use options 3 or 4 depending on whether the modification is for households or individuals.  Changes are normally done by </w:t>
      </w:r>
      <w:r w:rsidR="000571E6">
        <w:rPr>
          <w:color w:val="000000"/>
        </w:rPr>
        <w:t xml:space="preserve">the Administrator </w:t>
      </w:r>
      <w:r w:rsidR="00F42549">
        <w:rPr>
          <w:color w:val="000000"/>
        </w:rPr>
        <w:t xml:space="preserve">when office editors write on the paper report the changes or they </w:t>
      </w:r>
      <w:r w:rsidR="0058205C">
        <w:rPr>
          <w:color w:val="000000"/>
        </w:rPr>
        <w:t xml:space="preserve">can be </w:t>
      </w:r>
      <w:r w:rsidR="00F42549">
        <w:rPr>
          <w:color w:val="000000"/>
        </w:rPr>
        <w:t xml:space="preserve">done </w:t>
      </w:r>
      <w:r w:rsidR="0058205C">
        <w:rPr>
          <w:color w:val="000000"/>
        </w:rPr>
        <w:t xml:space="preserve">by </w:t>
      </w:r>
      <w:r w:rsidR="00F42549">
        <w:rPr>
          <w:color w:val="000000"/>
        </w:rPr>
        <w:t>office editors</w:t>
      </w:r>
      <w:r w:rsidR="00AC2F24">
        <w:rPr>
          <w:color w:val="000000"/>
        </w:rPr>
        <w:t xml:space="preserve"> </w:t>
      </w:r>
      <w:r w:rsidR="0058205C">
        <w:rPr>
          <w:color w:val="000000"/>
        </w:rPr>
        <w:t xml:space="preserve">themselves </w:t>
      </w:r>
      <w:r w:rsidR="00AC2F24">
        <w:rPr>
          <w:color w:val="000000"/>
        </w:rPr>
        <w:t>when they are provided with access to the central office system</w:t>
      </w:r>
      <w:r w:rsidR="00F42549">
        <w:rPr>
          <w:color w:val="000000"/>
        </w:rPr>
        <w:t>.</w:t>
      </w:r>
    </w:p>
    <w:p w14:paraId="0398D1D5" w14:textId="18B681BE" w:rsidR="00BA3CA5" w:rsidRDefault="00BA3CA5" w:rsidP="00BA3CA5">
      <w:pPr>
        <w:pStyle w:val="BodyText20"/>
        <w:spacing w:after="0" w:line="240" w:lineRule="auto"/>
        <w:rPr>
          <w:color w:val="000000"/>
        </w:rPr>
      </w:pPr>
    </w:p>
    <w:p w14:paraId="2C9C13B1" w14:textId="77777777" w:rsidR="00BA3CA5" w:rsidRDefault="00BA3CA5" w:rsidP="00BA3CA5">
      <w:pPr>
        <w:pStyle w:val="BodyText20"/>
        <w:spacing w:after="0" w:line="240" w:lineRule="auto"/>
        <w:rPr>
          <w:color w:val="000000"/>
        </w:rPr>
      </w:pPr>
    </w:p>
    <w:p w14:paraId="2D380435" w14:textId="4F36CBCC" w:rsidR="00791AD8" w:rsidRPr="00BA3CA5" w:rsidRDefault="00A65AF4" w:rsidP="00BA3CA5">
      <w:pPr>
        <w:pStyle w:val="Heading1"/>
        <w:rPr>
          <w:noProof/>
        </w:rPr>
      </w:pPr>
      <w:bookmarkStart w:id="10" w:name="_Toc48054551"/>
      <w:r>
        <w:rPr>
          <w:noProof/>
        </w:rPr>
        <w:t>9</w:t>
      </w:r>
      <w:r w:rsidR="001220D2" w:rsidRPr="00011753">
        <w:rPr>
          <w:noProof/>
        </w:rPr>
        <w:t xml:space="preserve">. </w:t>
      </w:r>
      <w:r w:rsidR="0058205C">
        <w:rPr>
          <w:noProof/>
        </w:rPr>
        <w:t>Producing a d</w:t>
      </w:r>
      <w:r w:rsidR="00791AD8">
        <w:rPr>
          <w:noProof/>
        </w:rPr>
        <w:t>ata collection status report</w:t>
      </w:r>
      <w:r w:rsidR="00C32175">
        <w:rPr>
          <w:noProof/>
        </w:rPr>
        <w:t xml:space="preserve"> for </w:t>
      </w:r>
      <w:r w:rsidR="00EA1C7E">
        <w:rPr>
          <w:noProof/>
        </w:rPr>
        <w:t>all clusters</w:t>
      </w:r>
      <w:bookmarkEnd w:id="10"/>
    </w:p>
    <w:p w14:paraId="4A8E342B" w14:textId="4E0E4154" w:rsidR="001220D2" w:rsidRDefault="001220D2" w:rsidP="008E1688">
      <w:pPr>
        <w:pStyle w:val="BodyText20"/>
        <w:spacing w:line="276" w:lineRule="auto"/>
        <w:rPr>
          <w:color w:val="000000"/>
        </w:rPr>
      </w:pPr>
      <w:r>
        <w:rPr>
          <w:noProof/>
        </w:rPr>
        <w:drawing>
          <wp:inline distT="0" distB="0" distL="0" distR="0" wp14:anchorId="4B3D21A1" wp14:editId="4785ECDA">
            <wp:extent cx="3498850" cy="26479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850" cy="2647950"/>
                    </a:xfrm>
                    <a:prstGeom prst="rect">
                      <a:avLst/>
                    </a:prstGeom>
                  </pic:spPr>
                </pic:pic>
              </a:graphicData>
            </a:graphic>
          </wp:inline>
        </w:drawing>
      </w:r>
    </w:p>
    <w:p w14:paraId="13ED0856" w14:textId="77777777" w:rsidR="0058205C" w:rsidRDefault="0058205C" w:rsidP="008E1688">
      <w:pPr>
        <w:pStyle w:val="BodyText20"/>
        <w:spacing w:line="276" w:lineRule="auto"/>
        <w:rPr>
          <w:color w:val="000000"/>
        </w:rPr>
      </w:pPr>
    </w:p>
    <w:p w14:paraId="1940433F" w14:textId="5B7D40F6" w:rsidR="008E1688" w:rsidRDefault="005F6E6E" w:rsidP="007F119C">
      <w:pPr>
        <w:pStyle w:val="cuerpo1"/>
      </w:pPr>
      <w:r>
        <w:t>Option “</w:t>
      </w:r>
      <w:r w:rsidRPr="005F6E6E">
        <w:rPr>
          <w:b/>
          <w:bCs/>
        </w:rPr>
        <w:t>7</w:t>
      </w:r>
      <w:r w:rsidR="00946C96">
        <w:rPr>
          <w:b/>
          <w:bCs/>
        </w:rPr>
        <w:t xml:space="preserve"> </w:t>
      </w:r>
      <w:r w:rsidRPr="005F6E6E">
        <w:rPr>
          <w:b/>
          <w:bCs/>
        </w:rPr>
        <w:t>Data collection status report</w:t>
      </w:r>
      <w:r>
        <w:t xml:space="preserve">”, is used by the central office system to produce a report that help the Administrator to know the status of every cluster.  It is also a tool for the survey management team to get an idea of the </w:t>
      </w:r>
      <w:r w:rsidR="00614643">
        <w:t xml:space="preserve">general </w:t>
      </w:r>
      <w:r>
        <w:t>status of the fieldwork operation.</w:t>
      </w:r>
      <w:r w:rsidR="00614643">
        <w:t xml:space="preserve">  After selecting option 7</w:t>
      </w:r>
      <w:r w:rsidR="00D106A3">
        <w:t>,</w:t>
      </w:r>
      <w:r w:rsidR="00614643">
        <w:t xml:space="preserve"> a report like the one below is produced.</w:t>
      </w:r>
      <w:r>
        <w:t xml:space="preserve">  </w:t>
      </w:r>
    </w:p>
    <w:p w14:paraId="20AD2620" w14:textId="2D9C6C7F" w:rsidR="00614643" w:rsidRDefault="00614643" w:rsidP="007F119C">
      <w:pPr>
        <w:pStyle w:val="cuerpo1"/>
      </w:pPr>
    </w:p>
    <w:p w14:paraId="64FB19ED" w14:textId="40C71349" w:rsidR="00614643" w:rsidRDefault="004E457F" w:rsidP="007F119C">
      <w:pPr>
        <w:pStyle w:val="cuerpo1"/>
      </w:pPr>
      <w:r w:rsidRPr="004E457F">
        <w:rPr>
          <w:noProof/>
        </w:rPr>
        <w:drawing>
          <wp:inline distT="0" distB="0" distL="0" distR="0" wp14:anchorId="303BB149" wp14:editId="784B4783">
            <wp:extent cx="5916295" cy="260731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6295" cy="2607310"/>
                    </a:xfrm>
                    <a:prstGeom prst="rect">
                      <a:avLst/>
                    </a:prstGeom>
                  </pic:spPr>
                </pic:pic>
              </a:graphicData>
            </a:graphic>
          </wp:inline>
        </w:drawing>
      </w:r>
    </w:p>
    <w:p w14:paraId="0C65AACC" w14:textId="5FEFBA0B" w:rsidR="00614643" w:rsidRDefault="00614643" w:rsidP="007F119C">
      <w:pPr>
        <w:pStyle w:val="cuerpo1"/>
      </w:pPr>
    </w:p>
    <w:p w14:paraId="54B1A7B5" w14:textId="549CFF9B" w:rsidR="00614643" w:rsidRDefault="00614643" w:rsidP="007F119C">
      <w:pPr>
        <w:pStyle w:val="cuerpo1"/>
      </w:pPr>
      <w:r>
        <w:t xml:space="preserve">The report displays the status for each cluster for which some </w:t>
      </w:r>
      <w:r w:rsidR="00AC2BDB">
        <w:t xml:space="preserve">activity that triggered the action of sending </w:t>
      </w:r>
      <w:r>
        <w:t>data to the central office</w:t>
      </w:r>
      <w:r w:rsidR="000F4BBE">
        <w:t>, occurred</w:t>
      </w:r>
      <w:r w:rsidR="000B4D48">
        <w:t xml:space="preserve"> in the field</w:t>
      </w:r>
      <w:r>
        <w:t xml:space="preserve">.  </w:t>
      </w:r>
      <w:r w:rsidR="0058205C">
        <w:t xml:space="preserve">For example, in this report data for 6 clusters have already </w:t>
      </w:r>
      <w:r w:rsidR="0058205C">
        <w:lastRenderedPageBreak/>
        <w:t xml:space="preserve">started some activity in the field.  Clusters not listed in report mean that nothing has happened to them.  </w:t>
      </w:r>
      <w:r>
        <w:t xml:space="preserve">For purposes of </w:t>
      </w:r>
      <w:r w:rsidR="00D46CE7">
        <w:t xml:space="preserve">this </w:t>
      </w:r>
      <w:r>
        <w:t>document</w:t>
      </w:r>
      <w:r w:rsidR="00D46CE7">
        <w:t xml:space="preserve"> </w:t>
      </w:r>
      <w:r>
        <w:t xml:space="preserve">we are using a survey </w:t>
      </w:r>
      <w:r w:rsidR="00D46CE7">
        <w:t xml:space="preserve">where </w:t>
      </w:r>
      <w:r>
        <w:t>50 clusters</w:t>
      </w:r>
      <w:r w:rsidR="00D46CE7">
        <w:t xml:space="preserve"> are expected </w:t>
      </w:r>
      <w:r w:rsidR="00AC2BDB">
        <w:t>for the survey</w:t>
      </w:r>
      <w:r>
        <w:t xml:space="preserve">.  The report consists of three parts: The headings, the </w:t>
      </w:r>
      <w:r w:rsidR="00F34A9B">
        <w:t>body,</w:t>
      </w:r>
      <w:r>
        <w:t xml:space="preserve"> and a summary of totals.</w:t>
      </w:r>
    </w:p>
    <w:p w14:paraId="31D673F1" w14:textId="77777777" w:rsidR="00E16F71" w:rsidRDefault="00E16F71" w:rsidP="007F119C">
      <w:pPr>
        <w:pStyle w:val="cuerpo1"/>
      </w:pPr>
    </w:p>
    <w:p w14:paraId="0AC12FA9" w14:textId="0B2AA9DD" w:rsidR="00614643" w:rsidRDefault="00614643" w:rsidP="00312648">
      <w:pPr>
        <w:pStyle w:val="cuerpo1"/>
        <w:numPr>
          <w:ilvl w:val="0"/>
          <w:numId w:val="7"/>
        </w:numPr>
      </w:pPr>
      <w:r>
        <w:t>The headings are just the report title and a description of each column displayed</w:t>
      </w:r>
      <w:r w:rsidR="00D46CE7">
        <w:t>.  The columns included in the report are:</w:t>
      </w:r>
      <w:r>
        <w:t xml:space="preserve">  </w:t>
      </w:r>
    </w:p>
    <w:p w14:paraId="7EC3376F" w14:textId="77777777" w:rsidR="00E16F71" w:rsidRDefault="00E16F71" w:rsidP="00E16F71">
      <w:pPr>
        <w:pStyle w:val="cuerpo1"/>
        <w:ind w:left="720"/>
      </w:pPr>
    </w:p>
    <w:p w14:paraId="2CEC33DB" w14:textId="1ADADD5A" w:rsidR="00AC2BDB" w:rsidRDefault="00AC2BDB" w:rsidP="00312648">
      <w:pPr>
        <w:pStyle w:val="cuerpo1"/>
        <w:numPr>
          <w:ilvl w:val="1"/>
          <w:numId w:val="7"/>
        </w:numPr>
      </w:pPr>
      <w:r w:rsidRPr="00312648">
        <w:rPr>
          <w:b/>
          <w:bCs/>
        </w:rPr>
        <w:t>Cluster</w:t>
      </w:r>
      <w:r>
        <w:t>, corresponds to the</w:t>
      </w:r>
      <w:r w:rsidR="0058205C">
        <w:t xml:space="preserve"> survey</w:t>
      </w:r>
      <w:r>
        <w:t xml:space="preserve"> cluster number</w:t>
      </w:r>
    </w:p>
    <w:p w14:paraId="0D6BE8AB" w14:textId="6BD227F6" w:rsidR="00AC2BDB" w:rsidRDefault="00AC2BDB" w:rsidP="00312648">
      <w:pPr>
        <w:pStyle w:val="cuerpo1"/>
        <w:numPr>
          <w:ilvl w:val="1"/>
          <w:numId w:val="7"/>
        </w:numPr>
      </w:pPr>
      <w:r w:rsidRPr="00312648">
        <w:rPr>
          <w:b/>
          <w:bCs/>
        </w:rPr>
        <w:t>Date started</w:t>
      </w:r>
      <w:r>
        <w:t>, corresponds to the date when interviewers opened for the first time a household in the cluster.  Every</w:t>
      </w:r>
      <w:r w:rsidR="00312648">
        <w:t xml:space="preserve"> </w:t>
      </w:r>
      <w:r>
        <w:t xml:space="preserve">time </w:t>
      </w:r>
      <w:r w:rsidR="00312648">
        <w:t>a supervisor in the field accesses the CAPI system and if they are connected to the internet, data that has been sent by interviewers to supervisors are automatically sent to the central office.  The system uses this data to get the date when the data collection for the cluster started</w:t>
      </w:r>
    </w:p>
    <w:p w14:paraId="5923AD34" w14:textId="35348C5B" w:rsidR="00312648" w:rsidRDefault="00312648" w:rsidP="00312648">
      <w:pPr>
        <w:pStyle w:val="cuerpo1"/>
        <w:numPr>
          <w:ilvl w:val="1"/>
          <w:numId w:val="7"/>
        </w:numPr>
      </w:pPr>
      <w:proofErr w:type="gramStart"/>
      <w:r w:rsidRPr="00312648">
        <w:rPr>
          <w:b/>
          <w:bCs/>
        </w:rPr>
        <w:t>Supervisor</w:t>
      </w:r>
      <w:r>
        <w:t>,</w:t>
      </w:r>
      <w:proofErr w:type="gramEnd"/>
      <w:r>
        <w:t xml:space="preserve"> is the name of the supervisor responsible for the cluster.  There is the possibility that a cluster was started by mistake by a supervisor.</w:t>
      </w:r>
      <w:r w:rsidR="00113049">
        <w:t xml:space="preserve"> </w:t>
      </w:r>
      <w:r>
        <w:t xml:space="preserve">This problem will eventually be resolved as the correct supervisor </w:t>
      </w:r>
      <w:r w:rsidR="00113049">
        <w:t xml:space="preserve">is changed </w:t>
      </w:r>
      <w:r>
        <w:t>when the cluster is accepted at the central office</w:t>
      </w:r>
    </w:p>
    <w:p w14:paraId="223E2290" w14:textId="2606B99F" w:rsidR="00F65E19" w:rsidRDefault="00312648" w:rsidP="00312648">
      <w:pPr>
        <w:pStyle w:val="cuerpo1"/>
        <w:numPr>
          <w:ilvl w:val="1"/>
          <w:numId w:val="7"/>
        </w:numPr>
      </w:pPr>
      <w:r w:rsidRPr="00312648">
        <w:rPr>
          <w:b/>
          <w:bCs/>
        </w:rPr>
        <w:t xml:space="preserve">Date </w:t>
      </w:r>
      <w:proofErr w:type="gramStart"/>
      <w:r w:rsidRPr="00312648">
        <w:rPr>
          <w:b/>
          <w:bCs/>
        </w:rPr>
        <w:t>accepted</w:t>
      </w:r>
      <w:r>
        <w:t>,</w:t>
      </w:r>
      <w:proofErr w:type="gramEnd"/>
      <w:r>
        <w:t xml:space="preserve"> this column corresponds to the date when the cluster was accepted by the central office.  As described </w:t>
      </w:r>
      <w:r w:rsidR="00F65E19">
        <w:t xml:space="preserve">in </w:t>
      </w:r>
      <w:r w:rsidR="00113049">
        <w:t>S</w:t>
      </w:r>
      <w:r w:rsidR="00F65E19">
        <w:t xml:space="preserve">ection 2, all clusters listed under the second part of the report must be accepted by the Administrator.  </w:t>
      </w:r>
      <w:proofErr w:type="gramStart"/>
      <w:r w:rsidR="00F65E19">
        <w:t>In order to</w:t>
      </w:r>
      <w:proofErr w:type="gramEnd"/>
      <w:r w:rsidR="00F65E19">
        <w:t xml:space="preserve"> accept a cluster, it is necessary to know the supervisor </w:t>
      </w:r>
      <w:r w:rsidR="00113049">
        <w:t xml:space="preserve">responsible for </w:t>
      </w:r>
      <w:r w:rsidR="00F65E19">
        <w:t>the cluster</w:t>
      </w:r>
      <w:r w:rsidR="00113049">
        <w:t xml:space="preserve">.  If the Administrator does not know the supervisor, </w:t>
      </w:r>
      <w:r w:rsidR="00F34A9B">
        <w:t>s/</w:t>
      </w:r>
      <w:r w:rsidR="00113049">
        <w:t>he can execute this option to know the name</w:t>
      </w:r>
    </w:p>
    <w:p w14:paraId="7BE4FC46" w14:textId="6001520F" w:rsidR="00F65E19" w:rsidRDefault="00F65E19" w:rsidP="00312648">
      <w:pPr>
        <w:pStyle w:val="cuerpo1"/>
        <w:numPr>
          <w:ilvl w:val="1"/>
          <w:numId w:val="7"/>
        </w:numPr>
      </w:pPr>
      <w:r>
        <w:rPr>
          <w:b/>
          <w:bCs/>
        </w:rPr>
        <w:t>Households,</w:t>
      </w:r>
      <w:r>
        <w:t xml:space="preserve"> this column </w:t>
      </w:r>
      <w:r w:rsidR="00001A55">
        <w:t xml:space="preserve">has two numbers: The first one corresponds to the number of households </w:t>
      </w:r>
      <w:r>
        <w:t>visited in the cluster</w:t>
      </w:r>
      <w:r w:rsidR="00001A55">
        <w:t>; and the second one corresponds to households successfully interviewed (code 1 as result of the household interview)</w:t>
      </w:r>
      <w:r>
        <w:t xml:space="preserve">.  </w:t>
      </w:r>
      <w:r w:rsidR="00001A55">
        <w:t>The total number of households is normally a constant u</w:t>
      </w:r>
      <w:r>
        <w:t xml:space="preserve">nless special circumstances occur for </w:t>
      </w:r>
      <w:r w:rsidR="00001A55">
        <w:t>the</w:t>
      </w:r>
      <w:r>
        <w:t xml:space="preserve"> cluster</w:t>
      </w:r>
      <w:r w:rsidR="00001A55">
        <w:t>.</w:t>
      </w:r>
      <w:r>
        <w:t xml:space="preserve">  In some surveys the number of clusters to be collected for urban clusters is different than for rural clusters</w:t>
      </w:r>
    </w:p>
    <w:p w14:paraId="2DB5FE7D" w14:textId="1ECE0C6E" w:rsidR="00001A55" w:rsidRDefault="00001A55" w:rsidP="00312648">
      <w:pPr>
        <w:pStyle w:val="cuerpo1"/>
        <w:numPr>
          <w:ilvl w:val="1"/>
          <w:numId w:val="7"/>
        </w:numPr>
      </w:pPr>
      <w:r>
        <w:rPr>
          <w:b/>
          <w:bCs/>
        </w:rPr>
        <w:t xml:space="preserve">Individuals, </w:t>
      </w:r>
      <w:r>
        <w:t>this column is essentially the same as that of households, except that it refers to individual questionnaires.  Contrary to households, the number of individual interviews is defined by the number of eligible individuals identified by the household roster</w:t>
      </w:r>
    </w:p>
    <w:p w14:paraId="61BF8C8F" w14:textId="6AD19E52" w:rsidR="000B4D48" w:rsidRDefault="000B4D48" w:rsidP="00C32175">
      <w:pPr>
        <w:pStyle w:val="cuerpo1"/>
        <w:numPr>
          <w:ilvl w:val="1"/>
          <w:numId w:val="7"/>
        </w:numPr>
      </w:pPr>
      <w:r w:rsidRPr="000B4D48">
        <w:rPr>
          <w:b/>
          <w:bCs/>
        </w:rPr>
        <w:t xml:space="preserve">No. edits, </w:t>
      </w:r>
      <w:r>
        <w:t xml:space="preserve">this column essentially reports the number of times </w:t>
      </w:r>
      <w:r w:rsidR="00113049">
        <w:t xml:space="preserve">the </w:t>
      </w:r>
      <w:r>
        <w:t xml:space="preserve">secondary editing applications </w:t>
      </w:r>
      <w:r w:rsidR="00113049">
        <w:t xml:space="preserve">have been </w:t>
      </w:r>
      <w:r>
        <w:t>run for the cluster</w:t>
      </w:r>
    </w:p>
    <w:p w14:paraId="559416A1" w14:textId="66290E70" w:rsidR="000F4BBE" w:rsidRDefault="00001A55" w:rsidP="00312648">
      <w:pPr>
        <w:pStyle w:val="cuerpo1"/>
        <w:numPr>
          <w:ilvl w:val="1"/>
          <w:numId w:val="7"/>
        </w:numPr>
      </w:pPr>
      <w:r>
        <w:rPr>
          <w:b/>
          <w:bCs/>
        </w:rPr>
        <w:t xml:space="preserve">Date </w:t>
      </w:r>
      <w:proofErr w:type="gramStart"/>
      <w:r>
        <w:rPr>
          <w:b/>
          <w:bCs/>
        </w:rPr>
        <w:t>closed,</w:t>
      </w:r>
      <w:proofErr w:type="gramEnd"/>
      <w:r>
        <w:rPr>
          <w:b/>
          <w:bCs/>
        </w:rPr>
        <w:t xml:space="preserve"> </w:t>
      </w:r>
      <w:r>
        <w:t>this column gives the date when the administrator declared the cluster as closed</w:t>
      </w:r>
      <w:r w:rsidR="000F4BBE">
        <w:t>.  Generally</w:t>
      </w:r>
      <w:r w:rsidR="00113049">
        <w:t>,</w:t>
      </w:r>
      <w:r w:rsidR="000F4BBE">
        <w:t xml:space="preserve"> the administrator declares the cluster </w:t>
      </w:r>
      <w:r w:rsidR="00113049">
        <w:t xml:space="preserve">as </w:t>
      </w:r>
      <w:r w:rsidR="000F4BBE">
        <w:t>closed when office editors decide that there is no need for more corrections based on the secondary editing report.  If no messages are found by the secondary editing applications, the Administrator can declare the cluster closed</w:t>
      </w:r>
    </w:p>
    <w:p w14:paraId="077F3C13" w14:textId="77777777" w:rsidR="00E16F71" w:rsidRDefault="00E16F71" w:rsidP="00E16F71">
      <w:pPr>
        <w:pStyle w:val="cuerpo1"/>
        <w:ind w:left="1440"/>
      </w:pPr>
    </w:p>
    <w:p w14:paraId="78CC5372" w14:textId="3730571B" w:rsidR="002B6559" w:rsidRDefault="000F4BBE" w:rsidP="000F4BBE">
      <w:pPr>
        <w:pStyle w:val="cuerpo1"/>
        <w:numPr>
          <w:ilvl w:val="0"/>
          <w:numId w:val="7"/>
        </w:numPr>
      </w:pPr>
      <w:r>
        <w:t xml:space="preserve">The body of the report essentially indicates the status </w:t>
      </w:r>
      <w:r w:rsidR="002B6559">
        <w:t xml:space="preserve">of the cluster.  </w:t>
      </w:r>
      <w:r w:rsidR="00C66927">
        <w:t>The status in general reflects the chronological order of events that a cluster goes through.</w:t>
      </w:r>
      <w:r w:rsidR="000B4D48">
        <w:t xml:space="preserve">  Consequently, it is important to note that as the process of clusters proceeds, the fields in the report are populated from left to right.  </w:t>
      </w:r>
      <w:r w:rsidR="00AD45F5">
        <w:t xml:space="preserve">It is also worth noting that the format for dates in the body of the report are </w:t>
      </w:r>
      <w:r w:rsidR="00AD45F5">
        <w:lastRenderedPageBreak/>
        <w:t xml:space="preserve">(YYYY/MM/DD).  </w:t>
      </w:r>
      <w:r w:rsidR="000B4D48">
        <w:t>The following considerations are important to highlight for this portion of the report.</w:t>
      </w:r>
    </w:p>
    <w:p w14:paraId="548A751C" w14:textId="77777777" w:rsidR="00E16F71" w:rsidRDefault="00E16F71" w:rsidP="00E16F71">
      <w:pPr>
        <w:pStyle w:val="cuerpo1"/>
        <w:ind w:left="720"/>
      </w:pPr>
    </w:p>
    <w:p w14:paraId="40500164" w14:textId="77777777" w:rsidR="002B6559" w:rsidRDefault="002B6559" w:rsidP="002B6559">
      <w:pPr>
        <w:pStyle w:val="cuerpo1"/>
        <w:numPr>
          <w:ilvl w:val="1"/>
          <w:numId w:val="7"/>
        </w:numPr>
      </w:pPr>
      <w:r>
        <w:t>If the cluster is not listed, it means that no activity has been taken in the field for that cluster</w:t>
      </w:r>
    </w:p>
    <w:p w14:paraId="5A72B42C" w14:textId="33543851" w:rsidR="002B6559" w:rsidRDefault="002B6559" w:rsidP="002B6559">
      <w:pPr>
        <w:pStyle w:val="cuerpo1"/>
        <w:numPr>
          <w:ilvl w:val="1"/>
          <w:numId w:val="7"/>
        </w:numPr>
      </w:pPr>
      <w:r>
        <w:t>When only columns for: Cluster, Date started and Supervisor have information and the remaining columns are left blank, it indicates that fieldwork for the cluster started and it is still ongoing.  This is the mi</w:t>
      </w:r>
      <w:r w:rsidR="00C66927">
        <w:t xml:space="preserve">nimum of information required for the cluster to be included in the report.  </w:t>
      </w:r>
      <w:r>
        <w:t xml:space="preserve">Clusters 0005 and 0010 in our example are in that </w:t>
      </w:r>
      <w:r w:rsidR="00A16451">
        <w:t>category</w:t>
      </w:r>
    </w:p>
    <w:p w14:paraId="334D522A" w14:textId="6DC208E7" w:rsidR="00001A55" w:rsidRDefault="00C66927" w:rsidP="002B6559">
      <w:pPr>
        <w:pStyle w:val="cuerpo1"/>
        <w:numPr>
          <w:ilvl w:val="1"/>
          <w:numId w:val="7"/>
        </w:numPr>
      </w:pPr>
      <w:r>
        <w:t xml:space="preserve">Once a cluster is accepted by the Administrator, columns for Date accepted, </w:t>
      </w:r>
      <w:r w:rsidR="00AD45F5">
        <w:t xml:space="preserve">Number of </w:t>
      </w:r>
      <w:r>
        <w:t xml:space="preserve">Households </w:t>
      </w:r>
      <w:r w:rsidR="00AD45F5">
        <w:t xml:space="preserve">total and complete </w:t>
      </w:r>
      <w:r>
        <w:t xml:space="preserve">and </w:t>
      </w:r>
      <w:r w:rsidR="00AD45F5">
        <w:t xml:space="preserve">number of </w:t>
      </w:r>
      <w:r>
        <w:t xml:space="preserve">Individuals </w:t>
      </w:r>
      <w:r w:rsidR="00AD45F5">
        <w:t xml:space="preserve">total and complete </w:t>
      </w:r>
      <w:r>
        <w:t xml:space="preserve">are populated by the system. </w:t>
      </w:r>
      <w:r w:rsidR="00A16451">
        <w:t>At that point zero is assigned to the number of edits</w:t>
      </w:r>
    </w:p>
    <w:p w14:paraId="12E79D7E" w14:textId="113C8A35" w:rsidR="004B2A6D" w:rsidRDefault="00AD45F5" w:rsidP="002B6559">
      <w:pPr>
        <w:pStyle w:val="cuerpo1"/>
        <w:numPr>
          <w:ilvl w:val="1"/>
          <w:numId w:val="7"/>
        </w:numPr>
      </w:pPr>
      <w:r>
        <w:t xml:space="preserve">As soon as a cluster is accepted, secondary editing applications for the cluster can be run.  For example, in our report </w:t>
      </w:r>
      <w:r w:rsidR="004B2A6D">
        <w:t>clusters 0001 and 0049 were accepted, but cluster 0001 has not gone through secondary editing, yet.  For that reason</w:t>
      </w:r>
      <w:r w:rsidR="00E16F71">
        <w:t>,</w:t>
      </w:r>
      <w:r w:rsidR="004B2A6D">
        <w:t xml:space="preserve"> the number of edits for cluster 0001 is 0 (zero) whereas for cluster 0049 is 1</w:t>
      </w:r>
    </w:p>
    <w:p w14:paraId="5F22C10E" w14:textId="7F73491E" w:rsidR="00AD45F5" w:rsidRDefault="004B2A6D" w:rsidP="002B6559">
      <w:pPr>
        <w:pStyle w:val="cuerpo1"/>
        <w:numPr>
          <w:ilvl w:val="1"/>
          <w:numId w:val="7"/>
        </w:numPr>
      </w:pPr>
      <w:r>
        <w:t xml:space="preserve">Finally, the ultimate objective for every cluster is to </w:t>
      </w:r>
      <w:r w:rsidR="00A16451">
        <w:t xml:space="preserve">populate the column </w:t>
      </w:r>
      <w:r>
        <w:t>“Date closed”</w:t>
      </w:r>
      <w:r w:rsidR="00A16451">
        <w:t xml:space="preserve">.  The reason is because the presence of information in that column </w:t>
      </w:r>
      <w:r>
        <w:t xml:space="preserve">indicates that cluster has gone through all the process and that a decision was made to declare the cluster closed.  Clusters 0038 and 0044 in our example were declared closed.  Note that </w:t>
      </w:r>
      <w:r w:rsidR="00E16F71">
        <w:t>it was necessary to run 3 times the secondary editing application</w:t>
      </w:r>
      <w:r w:rsidR="00A16451">
        <w:t>s</w:t>
      </w:r>
      <w:r w:rsidR="00E16F71">
        <w:t xml:space="preserve"> for cluster 0038 whereas for cluster 0044 it was only necessary to run </w:t>
      </w:r>
      <w:r w:rsidR="00A16451">
        <w:t xml:space="preserve">them </w:t>
      </w:r>
      <w:r w:rsidR="00E16F71">
        <w:t>2 times.  It is very likely that secondary editing messages are currently being analyzed for cluster 0049</w:t>
      </w:r>
    </w:p>
    <w:p w14:paraId="5B0C6A0C" w14:textId="77777777" w:rsidR="00E16F71" w:rsidRDefault="00E16F71" w:rsidP="00E16F71">
      <w:pPr>
        <w:pStyle w:val="cuerpo1"/>
        <w:ind w:left="1440"/>
      </w:pPr>
    </w:p>
    <w:p w14:paraId="723F408B" w14:textId="196264FF" w:rsidR="004E457F" w:rsidRDefault="004B2A6D" w:rsidP="004B2A6D">
      <w:pPr>
        <w:pStyle w:val="cuerpo1"/>
        <w:numPr>
          <w:ilvl w:val="0"/>
          <w:numId w:val="7"/>
        </w:numPr>
      </w:pPr>
      <w:r>
        <w:t>The third part of the report is a summary of totals.  This portion gives a clear idea of the status of the fieldwork operation</w:t>
      </w:r>
      <w:r w:rsidR="00A16451">
        <w:t xml:space="preserve">.  It could be very useful for the survey management team as it indicates the work accomplished or to be completed for different tasks </w:t>
      </w:r>
      <w:r w:rsidR="00C20C5C">
        <w:t xml:space="preserve">for </w:t>
      </w:r>
      <w:r w:rsidR="00A16451">
        <w:t>the cluster</w:t>
      </w:r>
      <w:r w:rsidR="00C20C5C">
        <w:t xml:space="preserve">.  </w:t>
      </w:r>
      <w:r w:rsidR="00A16451">
        <w:t xml:space="preserve">The </w:t>
      </w:r>
      <w:r w:rsidR="00C20C5C">
        <w:t xml:space="preserve">summary </w:t>
      </w:r>
      <w:r w:rsidR="004E457F">
        <w:t>has two elements: Totals and Percentages</w:t>
      </w:r>
    </w:p>
    <w:p w14:paraId="75BEBC9D" w14:textId="77777777" w:rsidR="004E457F" w:rsidRDefault="004E457F" w:rsidP="004E457F">
      <w:pPr>
        <w:pStyle w:val="cuerpo1"/>
        <w:ind w:left="720"/>
      </w:pPr>
    </w:p>
    <w:p w14:paraId="19C8CABA" w14:textId="417B0E49" w:rsidR="004E457F" w:rsidRDefault="004E457F" w:rsidP="004E457F">
      <w:pPr>
        <w:pStyle w:val="cuerpo1"/>
        <w:numPr>
          <w:ilvl w:val="1"/>
          <w:numId w:val="7"/>
        </w:numPr>
      </w:pPr>
      <w:r>
        <w:t xml:space="preserve">Totals are essentially the number of clusters that have passed each of the process stages.  For columns households and Individuals, it gives the total number of cases visited followed by the </w:t>
      </w:r>
      <w:r w:rsidR="00C20C5C">
        <w:t xml:space="preserve">number of </w:t>
      </w:r>
      <w:r>
        <w:t>successful interview</w:t>
      </w:r>
      <w:r w:rsidR="00C20C5C">
        <w:t>s carried out</w:t>
      </w:r>
    </w:p>
    <w:p w14:paraId="000E674F" w14:textId="69828498" w:rsidR="004B2A6D" w:rsidRDefault="004E457F" w:rsidP="004E457F">
      <w:pPr>
        <w:pStyle w:val="cuerpo1"/>
        <w:numPr>
          <w:ilvl w:val="1"/>
          <w:numId w:val="7"/>
        </w:numPr>
      </w:pPr>
      <w:r>
        <w:t>Percentages</w:t>
      </w:r>
      <w:r w:rsidR="004B2A6D">
        <w:t xml:space="preserve"> </w:t>
      </w:r>
      <w:r>
        <w:t xml:space="preserve">gives a clear idea of the </w:t>
      </w:r>
      <w:r w:rsidR="008F1A00">
        <w:t xml:space="preserve">general status of the survey as it provides percentages for the major stages of the survey operation.  It gives the percentages of clusters that already started fieldwork; percentage of those that were accepted at the central office; percentage of clusters with at least one run of secondary editing; and the percentage of clusters closed </w:t>
      </w:r>
    </w:p>
    <w:p w14:paraId="431BE0E3" w14:textId="1F8F3C95" w:rsidR="009021F0" w:rsidRDefault="009021F0" w:rsidP="009021F0">
      <w:pPr>
        <w:pStyle w:val="cuerpo1"/>
      </w:pPr>
    </w:p>
    <w:p w14:paraId="24B9AA24" w14:textId="7DF3106A" w:rsidR="00B2433C" w:rsidRDefault="00B2433C" w:rsidP="009021F0">
      <w:pPr>
        <w:pStyle w:val="cuerpo1"/>
      </w:pPr>
      <w:r>
        <w:t xml:space="preserve">The report can be produced sorted by cluster number or by supervisor code.  Upon selecting option 7, the central office system displays a </w:t>
      </w:r>
      <w:r w:rsidR="007D350D">
        <w:t xml:space="preserve">dialog so that the Administrator </w:t>
      </w:r>
      <w:r>
        <w:t>decide</w:t>
      </w:r>
      <w:r w:rsidR="007D350D">
        <w:t xml:space="preserve">s </w:t>
      </w:r>
      <w:r>
        <w:t xml:space="preserve">how the report will be produced.  Most of the times the report </w:t>
      </w:r>
      <w:r w:rsidR="00CC5B12">
        <w:t xml:space="preserve">is </w:t>
      </w:r>
      <w:r>
        <w:t xml:space="preserve">produced by cluster </w:t>
      </w:r>
      <w:r w:rsidR="00DA4756">
        <w:t>number but</w:t>
      </w:r>
      <w:r>
        <w:t xml:space="preserve"> having it by supervisor is also useful as it can be used to get an idea of </w:t>
      </w:r>
      <w:r w:rsidR="00CC5B12">
        <w:t xml:space="preserve">supervisor’s </w:t>
      </w:r>
      <w:r>
        <w:t>workload</w:t>
      </w:r>
      <w:r w:rsidR="00CC5B12">
        <w:t xml:space="preserve"> and </w:t>
      </w:r>
      <w:r>
        <w:t>efficiency.</w:t>
      </w:r>
    </w:p>
    <w:p w14:paraId="6061D62D" w14:textId="6D1DD44A" w:rsidR="00B2433C" w:rsidRDefault="00B2433C" w:rsidP="009021F0">
      <w:pPr>
        <w:pStyle w:val="cuerpo1"/>
      </w:pPr>
      <w:r>
        <w:rPr>
          <w:noProof/>
        </w:rPr>
        <w:lastRenderedPageBreak/>
        <w:drawing>
          <wp:inline distT="0" distB="0" distL="0" distR="0" wp14:anchorId="2C660761" wp14:editId="3A650718">
            <wp:extent cx="2197100" cy="1295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7100" cy="1295400"/>
                    </a:xfrm>
                    <a:prstGeom prst="rect">
                      <a:avLst/>
                    </a:prstGeom>
                  </pic:spPr>
                </pic:pic>
              </a:graphicData>
            </a:graphic>
          </wp:inline>
        </w:drawing>
      </w:r>
    </w:p>
    <w:p w14:paraId="20C9351E" w14:textId="77777777" w:rsidR="00B2433C" w:rsidRDefault="00B2433C" w:rsidP="009021F0">
      <w:pPr>
        <w:pStyle w:val="cuerpo1"/>
      </w:pPr>
    </w:p>
    <w:p w14:paraId="1B5F3170" w14:textId="023E4B40" w:rsidR="009021F0" w:rsidRDefault="00B2433C" w:rsidP="009021F0">
      <w:pPr>
        <w:pStyle w:val="cuerpo1"/>
      </w:pPr>
      <w:r>
        <w:t>Finally</w:t>
      </w:r>
      <w:r w:rsidR="00DA4756">
        <w:t xml:space="preserve">, as with any other HTML </w:t>
      </w:r>
      <w:r w:rsidR="009021F0">
        <w:t>report</w:t>
      </w:r>
      <w:r w:rsidR="00032B51">
        <w:t>,</w:t>
      </w:r>
      <w:r w:rsidR="009021F0">
        <w:t xml:space="preserve"> </w:t>
      </w:r>
      <w:r w:rsidR="00DA4756">
        <w:t xml:space="preserve">the report window </w:t>
      </w:r>
      <w:r w:rsidR="009021F0">
        <w:t>is dismissed with the close button</w:t>
      </w:r>
      <w:r w:rsidR="00DA4756">
        <w:t>.</w:t>
      </w:r>
    </w:p>
    <w:p w14:paraId="66EEBD16" w14:textId="658475F3" w:rsidR="00CC5B12" w:rsidRDefault="00CC5B12" w:rsidP="009021F0">
      <w:pPr>
        <w:pStyle w:val="cuerpo1"/>
      </w:pPr>
    </w:p>
    <w:p w14:paraId="25ADCC03" w14:textId="77777777" w:rsidR="00FE6AC5" w:rsidRDefault="00FE6AC5" w:rsidP="009021F0">
      <w:pPr>
        <w:pStyle w:val="cuerpo1"/>
      </w:pPr>
    </w:p>
    <w:p w14:paraId="7009FEEE" w14:textId="5D176417" w:rsidR="00CC5B12" w:rsidDel="00D806BA" w:rsidRDefault="00A65AF4" w:rsidP="00FE6AC5">
      <w:pPr>
        <w:pStyle w:val="Heading1"/>
        <w:rPr>
          <w:del w:id="11" w:author="Purvis, Keith" w:date="2022-02-14T16:42:00Z"/>
          <w:noProof/>
        </w:rPr>
      </w:pPr>
      <w:bookmarkStart w:id="12" w:name="_Toc48054552"/>
      <w:del w:id="13" w:author="Purvis, Keith" w:date="2022-02-14T16:42:00Z">
        <w:r w:rsidDel="00D806BA">
          <w:rPr>
            <w:noProof/>
          </w:rPr>
          <w:delText>10</w:delText>
        </w:r>
        <w:r w:rsidR="00CC5B12" w:rsidRPr="00011753" w:rsidDel="00D806BA">
          <w:rPr>
            <w:noProof/>
          </w:rPr>
          <w:delText xml:space="preserve">. </w:delText>
        </w:r>
        <w:r w:rsidR="00CC5B12" w:rsidDel="00D806BA">
          <w:rPr>
            <w:noProof/>
          </w:rPr>
          <w:delText>Run</w:delText>
        </w:r>
        <w:r w:rsidR="007D350D" w:rsidDel="00D806BA">
          <w:rPr>
            <w:noProof/>
          </w:rPr>
          <w:delText>ning</w:delText>
        </w:r>
        <w:r w:rsidR="00CC5B12" w:rsidDel="00D806BA">
          <w:rPr>
            <w:noProof/>
          </w:rPr>
          <w:delText xml:space="preserve"> </w:delText>
        </w:r>
        <w:r w:rsidR="007D350D" w:rsidDel="00D806BA">
          <w:rPr>
            <w:noProof/>
          </w:rPr>
          <w:delText xml:space="preserve">check-field </w:delText>
        </w:r>
        <w:r w:rsidR="00CC5B12" w:rsidDel="00D806BA">
          <w:rPr>
            <w:noProof/>
          </w:rPr>
          <w:delText>tables</w:delText>
        </w:r>
        <w:r w:rsidR="00EA1C7E" w:rsidDel="00D806BA">
          <w:rPr>
            <w:noProof/>
          </w:rPr>
          <w:delText xml:space="preserve"> for the entire survey</w:delText>
        </w:r>
        <w:bookmarkEnd w:id="12"/>
      </w:del>
    </w:p>
    <w:p w14:paraId="46997DAB" w14:textId="07B05D11" w:rsidR="00CC5B12" w:rsidDel="00D806BA" w:rsidRDefault="00CC5B12" w:rsidP="009021F0">
      <w:pPr>
        <w:pStyle w:val="cuerpo1"/>
        <w:rPr>
          <w:del w:id="14" w:author="Purvis, Keith" w:date="2022-02-14T16:42:00Z"/>
        </w:rPr>
      </w:pPr>
      <w:del w:id="15" w:author="Purvis, Keith" w:date="2022-02-14T16:42:00Z">
        <w:r w:rsidDel="00D806BA">
          <w:rPr>
            <w:noProof/>
          </w:rPr>
          <w:drawing>
            <wp:inline distT="0" distB="0" distL="0" distR="0" wp14:anchorId="0ADF7ABD" wp14:editId="7F3399A4">
              <wp:extent cx="2832100" cy="18605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2100" cy="1860550"/>
                      </a:xfrm>
                      <a:prstGeom prst="rect">
                        <a:avLst/>
                      </a:prstGeom>
                    </pic:spPr>
                  </pic:pic>
                </a:graphicData>
              </a:graphic>
            </wp:inline>
          </w:drawing>
        </w:r>
      </w:del>
    </w:p>
    <w:p w14:paraId="5E643BCB" w14:textId="13EF0F8C" w:rsidR="00CC5B12" w:rsidDel="00D806BA" w:rsidRDefault="00CC5B12" w:rsidP="009021F0">
      <w:pPr>
        <w:pStyle w:val="cuerpo1"/>
        <w:rPr>
          <w:del w:id="16" w:author="Purvis, Keith" w:date="2022-02-14T16:42:00Z"/>
        </w:rPr>
      </w:pPr>
    </w:p>
    <w:p w14:paraId="528E102D" w14:textId="013BCF92" w:rsidR="00237965" w:rsidDel="00D806BA" w:rsidRDefault="00C1407E" w:rsidP="00237965">
      <w:pPr>
        <w:pStyle w:val="cuerpo1"/>
        <w:rPr>
          <w:del w:id="17" w:author="Purvis, Keith" w:date="2022-02-14T16:42:00Z"/>
        </w:rPr>
      </w:pPr>
      <w:del w:id="18" w:author="Purvis, Keith" w:date="2022-02-14T16:42:00Z">
        <w:r w:rsidDel="00D806BA">
          <w:delText xml:space="preserve">DHS has designed a set of tables </w:delText>
        </w:r>
        <w:r w:rsidR="00237965" w:rsidDel="00D806BA">
          <w:delText xml:space="preserve">called </w:delText>
        </w:r>
        <w:r w:rsidR="007D350D" w:rsidDel="00D806BA">
          <w:delText>“</w:delText>
        </w:r>
        <w:r w:rsidR="00237965" w:rsidRPr="007D350D" w:rsidDel="00D806BA">
          <w:rPr>
            <w:b/>
            <w:bCs/>
          </w:rPr>
          <w:delText>Field-check tables</w:delText>
        </w:r>
        <w:r w:rsidR="007D350D" w:rsidDel="00D806BA">
          <w:delText>”</w:delText>
        </w:r>
        <w:r w:rsidR="00237965" w:rsidDel="00D806BA">
          <w:delText xml:space="preserve"> </w:delText>
        </w:r>
        <w:r w:rsidDel="00D806BA">
          <w:delText xml:space="preserve">that are used to monitor the quality of the data being collected.  </w:delText>
        </w:r>
        <w:r w:rsidR="00237965" w:rsidDel="00D806BA">
          <w:delText xml:space="preserve">Field-check tables are one way of monitoring data quality while the fieldwork is still in progress. They are tabulations of data that are produced periodically to monitor the performance of each team separately. </w:delText>
        </w:r>
        <w:r w:rsidR="007D350D" w:rsidDel="00D806BA">
          <w:delText>They are a set of more than 30 tables e</w:delText>
        </w:r>
        <w:r w:rsidR="00237965" w:rsidDel="00D806BA">
          <w:delText xml:space="preserve">ach </w:delText>
        </w:r>
        <w:r w:rsidR="007D350D" w:rsidDel="00D806BA">
          <w:delText xml:space="preserve">one </w:delText>
        </w:r>
        <w:r w:rsidR="00237965" w:rsidDel="00D806BA">
          <w:delText>focus</w:delText>
        </w:r>
        <w:r w:rsidR="007D350D" w:rsidDel="00D806BA">
          <w:delText xml:space="preserve">ing </w:delText>
        </w:r>
        <w:r w:rsidR="00237965" w:rsidDel="00D806BA">
          <w:delText>on important aspect</w:delText>
        </w:r>
        <w:r w:rsidR="007D350D" w:rsidDel="00D806BA">
          <w:delText>s</w:delText>
        </w:r>
        <w:r w:rsidR="00237965" w:rsidDel="00D806BA">
          <w:delText xml:space="preserve"> of data quality. In addition to the standard tables defined by DHS, there may be tables specifically designed to </w:delText>
        </w:r>
        <w:r w:rsidR="007D350D" w:rsidDel="00D806BA">
          <w:delText xml:space="preserve">monitor the </w:delText>
        </w:r>
        <w:r w:rsidR="00237965" w:rsidDel="00D806BA">
          <w:delText xml:space="preserve">quality </w:delText>
        </w:r>
        <w:r w:rsidR="006D001E" w:rsidDel="00D806BA">
          <w:delText xml:space="preserve">for </w:delText>
        </w:r>
        <w:r w:rsidR="00237965" w:rsidDel="00D806BA">
          <w:delText xml:space="preserve">specific </w:delText>
        </w:r>
        <w:r w:rsidR="007D350D" w:rsidDel="00D806BA">
          <w:delText xml:space="preserve">topics </w:delText>
        </w:r>
        <w:r w:rsidR="006D001E" w:rsidDel="00D806BA">
          <w:delText xml:space="preserve">of </w:delText>
        </w:r>
        <w:r w:rsidR="00237965" w:rsidDel="00D806BA">
          <w:delText xml:space="preserve">interest for the </w:delText>
        </w:r>
        <w:r w:rsidR="007D350D" w:rsidDel="00D806BA">
          <w:delText xml:space="preserve">country </w:delText>
        </w:r>
        <w:r w:rsidR="00237965" w:rsidDel="00D806BA">
          <w:delText>survey.</w:delText>
        </w:r>
      </w:del>
    </w:p>
    <w:p w14:paraId="2F7ACCAB" w14:textId="6E96D1F7" w:rsidR="00237965" w:rsidDel="00D806BA" w:rsidRDefault="00237965" w:rsidP="00FE6AC5">
      <w:pPr>
        <w:pStyle w:val="cuerpo1"/>
        <w:rPr>
          <w:del w:id="19" w:author="Purvis, Keith" w:date="2022-02-14T16:42:00Z"/>
        </w:rPr>
      </w:pPr>
    </w:p>
    <w:p w14:paraId="4115B555" w14:textId="2B01E296" w:rsidR="00FE6AC5" w:rsidDel="00D806BA" w:rsidRDefault="00FE6AC5" w:rsidP="00FE6AC5">
      <w:pPr>
        <w:pStyle w:val="cuerpo1"/>
        <w:rPr>
          <w:del w:id="20" w:author="Purvis, Keith" w:date="2022-02-14T16:42:00Z"/>
        </w:rPr>
      </w:pPr>
    </w:p>
    <w:p w14:paraId="2F0F7740" w14:textId="17FE2F5A" w:rsidR="00237965" w:rsidRPr="000E6E48" w:rsidDel="00D806BA" w:rsidRDefault="00A65AF4" w:rsidP="00FE6AC5">
      <w:pPr>
        <w:pStyle w:val="Heading2"/>
        <w:rPr>
          <w:del w:id="21" w:author="Purvis, Keith" w:date="2022-02-14T16:42:00Z"/>
        </w:rPr>
      </w:pPr>
      <w:bookmarkStart w:id="22" w:name="_Toc48054553"/>
      <w:del w:id="23" w:author="Purvis, Keith" w:date="2022-02-14T16:42:00Z">
        <w:r w:rsidDel="00D806BA">
          <w:delText>10</w:delText>
        </w:r>
        <w:r w:rsidR="000E6E48" w:rsidRPr="000E6E48" w:rsidDel="00D806BA">
          <w:delText xml:space="preserve">.1 </w:delText>
        </w:r>
        <w:r w:rsidR="00237965" w:rsidRPr="000E6E48" w:rsidDel="00D806BA">
          <w:delText>How to use the tables</w:delText>
        </w:r>
        <w:bookmarkEnd w:id="22"/>
      </w:del>
    </w:p>
    <w:p w14:paraId="015ABD73" w14:textId="1B5E2780" w:rsidR="00237965" w:rsidDel="00D806BA" w:rsidRDefault="00237965" w:rsidP="00237965">
      <w:pPr>
        <w:jc w:val="both"/>
        <w:rPr>
          <w:del w:id="24" w:author="Purvis, Keith" w:date="2022-02-14T16:42:00Z"/>
        </w:rPr>
      </w:pPr>
      <w:del w:id="25" w:author="Purvis, Keith" w:date="2022-02-14T16:42:00Z">
        <w:r w:rsidDel="00D806BA">
          <w:delText xml:space="preserve">To help </w:delText>
        </w:r>
        <w:r w:rsidR="00EA1C7E" w:rsidDel="00D806BA">
          <w:delText>identifying</w:delText>
        </w:r>
        <w:r w:rsidDel="00D806BA">
          <w:delText xml:space="preserve"> teams with problems, each table has a target. </w:delText>
        </w:r>
        <w:r w:rsidR="00E64DE0" w:rsidDel="00D806BA">
          <w:delText>T</w:delText>
        </w:r>
        <w:r w:rsidDel="00D806BA">
          <w:delText xml:space="preserve">hese targets are set by senior </w:delText>
        </w:r>
        <w:r w:rsidR="00E64DE0" w:rsidDel="00D806BA">
          <w:delText xml:space="preserve">survey staff </w:delText>
        </w:r>
        <w:r w:rsidDel="00D806BA">
          <w:delText>in-country and the ICF survey manager once the sample has been designed.</w:delText>
        </w:r>
      </w:del>
    </w:p>
    <w:p w14:paraId="112286CC" w14:textId="5DC941AF" w:rsidR="00237965" w:rsidDel="00D806BA" w:rsidRDefault="00237965" w:rsidP="00237965">
      <w:pPr>
        <w:pStyle w:val="BodyText"/>
        <w:rPr>
          <w:del w:id="26" w:author="Purvis, Keith" w:date="2022-02-14T16:42:00Z"/>
        </w:rPr>
      </w:pPr>
      <w:del w:id="27" w:author="Purvis, Keith" w:date="2022-02-14T16:42:00Z">
        <w:r w:rsidDel="00D806BA">
          <w:delText xml:space="preserve">Teams not meeting the targets are identified in each table. It should be noted that flagged teams are not necessarily doing a bad job. </w:delText>
        </w:r>
        <w:r w:rsidR="006D001E" w:rsidDel="00D806BA">
          <w:delText>T</w:delText>
        </w:r>
        <w:r w:rsidDel="00D806BA">
          <w:delText xml:space="preserve">he following </w:delText>
        </w:r>
        <w:r w:rsidR="006D001E" w:rsidDel="00D806BA">
          <w:delText>considerations should be taken when analyzing the tables.</w:delText>
        </w:r>
      </w:del>
    </w:p>
    <w:p w14:paraId="749A056B" w14:textId="7D7D7487" w:rsidR="00237965" w:rsidDel="00D806BA" w:rsidRDefault="00237965" w:rsidP="00237965">
      <w:pPr>
        <w:numPr>
          <w:ilvl w:val="0"/>
          <w:numId w:val="8"/>
        </w:numPr>
        <w:spacing w:after="0" w:line="240" w:lineRule="auto"/>
        <w:jc w:val="both"/>
        <w:rPr>
          <w:del w:id="28" w:author="Purvis, Keith" w:date="2022-02-14T16:42:00Z"/>
        </w:rPr>
      </w:pPr>
      <w:del w:id="29" w:author="Purvis, Keith" w:date="2022-02-14T16:42:00Z">
        <w:r w:rsidDel="00D806BA">
          <w:delText>Where is the team working. There may be variation in team results due to the region in which they are working (a rural area versus the capital city, for example).</w:delText>
        </w:r>
      </w:del>
    </w:p>
    <w:p w14:paraId="53CEBFE3" w14:textId="056386A1" w:rsidR="00237965" w:rsidDel="00D806BA" w:rsidRDefault="00237965" w:rsidP="00237965">
      <w:pPr>
        <w:numPr>
          <w:ilvl w:val="0"/>
          <w:numId w:val="8"/>
        </w:numPr>
        <w:spacing w:after="0" w:line="240" w:lineRule="auto"/>
        <w:jc w:val="both"/>
        <w:rPr>
          <w:del w:id="30" w:author="Purvis, Keith" w:date="2022-02-14T16:42:00Z"/>
        </w:rPr>
      </w:pPr>
      <w:del w:id="31" w:author="Purvis, Keith" w:date="2022-02-14T16:42:00Z">
        <w:r w:rsidDel="00D806BA">
          <w:delText xml:space="preserve">On how many cases is performance being evaluated.  Sometimes a team will not meet the target because only a small number of cases have been collected. This is particularly true at the beginning of fieldwork. </w:delText>
        </w:r>
      </w:del>
    </w:p>
    <w:p w14:paraId="3DA439D0" w14:textId="2D87196C" w:rsidR="00237965" w:rsidDel="00D806BA" w:rsidRDefault="00237965" w:rsidP="00237965">
      <w:pPr>
        <w:numPr>
          <w:ilvl w:val="0"/>
          <w:numId w:val="8"/>
        </w:numPr>
        <w:spacing w:after="0" w:line="240" w:lineRule="auto"/>
        <w:jc w:val="both"/>
        <w:rPr>
          <w:del w:id="32" w:author="Purvis, Keith" w:date="2022-02-14T16:42:00Z"/>
        </w:rPr>
      </w:pPr>
      <w:del w:id="33" w:author="Purvis, Keith" w:date="2022-02-14T16:42:00Z">
        <w:r w:rsidDel="00D806BA">
          <w:lastRenderedPageBreak/>
          <w:delText>How far away is the team from the target.</w:delText>
        </w:r>
        <w:r w:rsidR="006D001E" w:rsidDel="00D806BA">
          <w:delText xml:space="preserve"> </w:delText>
        </w:r>
        <w:r w:rsidDel="00D806BA">
          <w:delText xml:space="preserve">The degree of the problem should also be considered. Sometimes several teams may be flagged, but one </w:delText>
        </w:r>
        <w:r w:rsidR="006D001E" w:rsidDel="00D806BA">
          <w:delText xml:space="preserve">of them </w:delText>
        </w:r>
        <w:r w:rsidDel="00D806BA">
          <w:delText>is close to the target while other</w:delText>
        </w:r>
        <w:r w:rsidR="006D001E" w:rsidDel="00D806BA">
          <w:delText xml:space="preserve">s may be </w:delText>
        </w:r>
        <w:r w:rsidDel="00D806BA">
          <w:delText xml:space="preserve">significantly </w:delText>
        </w:r>
        <w:r w:rsidR="003F28E8" w:rsidDel="00D806BA">
          <w:delText xml:space="preserve">below </w:delText>
        </w:r>
        <w:r w:rsidDel="00D806BA">
          <w:delText xml:space="preserve">the </w:delText>
        </w:r>
        <w:r w:rsidR="003F28E8" w:rsidDel="00D806BA">
          <w:delText>target</w:delText>
        </w:r>
        <w:r w:rsidDel="00D806BA">
          <w:delText xml:space="preserve">. </w:delText>
        </w:r>
      </w:del>
    </w:p>
    <w:p w14:paraId="2BB30C0D" w14:textId="64B4C0F1" w:rsidR="00237965" w:rsidDel="00D806BA" w:rsidRDefault="00237965" w:rsidP="00C32175">
      <w:pPr>
        <w:numPr>
          <w:ilvl w:val="0"/>
          <w:numId w:val="8"/>
        </w:numPr>
        <w:spacing w:after="0" w:line="240" w:lineRule="auto"/>
        <w:jc w:val="both"/>
        <w:rPr>
          <w:del w:id="34" w:author="Purvis, Keith" w:date="2022-02-14T16:42:00Z"/>
        </w:rPr>
      </w:pPr>
      <w:del w:id="35" w:author="Purvis, Keith" w:date="2022-02-14T16:42:00Z">
        <w:r w:rsidDel="00D806BA">
          <w:delText>Has a team been given enough time to improve.</w:delText>
        </w:r>
        <w:r w:rsidR="006D001E" w:rsidDel="00D806BA">
          <w:delText xml:space="preserve"> </w:delText>
        </w:r>
        <w:r w:rsidR="003F28E8" w:rsidDel="00D806BA">
          <w:delText xml:space="preserve"> </w:delText>
        </w:r>
        <w:r w:rsidR="000E6E48" w:rsidDel="00D806BA">
          <w:delText>E</w:delText>
        </w:r>
        <w:r w:rsidDel="00D806BA">
          <w:delText xml:space="preserve">ven after a team is informed of </w:delText>
        </w:r>
        <w:r w:rsidR="00CF2E73" w:rsidDel="00D806BA">
          <w:delText>their shortcomings</w:delText>
        </w:r>
        <w:r w:rsidDel="00D806BA">
          <w:delText xml:space="preserve">, improvements will not appear in the tables immediately </w:delText>
        </w:r>
        <w:r w:rsidR="000E6E48" w:rsidDel="00D806BA">
          <w:delText xml:space="preserve">unless the tables are constrained to recent periods of data collection.  </w:delText>
        </w:r>
        <w:r w:rsidR="00EA1C7E" w:rsidDel="00D806BA">
          <w:delText>To constrain the run to a specific period</w:delText>
        </w:r>
        <w:r w:rsidR="000E6E48" w:rsidDel="00D806BA">
          <w:delText>, it is necessary to adapt the application used for this purpose.</w:delText>
        </w:r>
        <w:r w:rsidR="003F28E8" w:rsidDel="00D806BA">
          <w:delText xml:space="preserve">  The Administrator should get in contact with the DHS data processing specialist to request this adjustment</w:delText>
        </w:r>
      </w:del>
    </w:p>
    <w:p w14:paraId="0C66299D" w14:textId="055AC70E" w:rsidR="003F28E8" w:rsidDel="00D806BA" w:rsidRDefault="003F28E8" w:rsidP="003F28E8">
      <w:pPr>
        <w:spacing w:after="0" w:line="240" w:lineRule="auto"/>
        <w:ind w:left="360"/>
        <w:jc w:val="both"/>
        <w:rPr>
          <w:del w:id="36" w:author="Purvis, Keith" w:date="2022-02-14T16:42:00Z"/>
        </w:rPr>
      </w:pPr>
    </w:p>
    <w:p w14:paraId="139FE07B" w14:textId="0B381924" w:rsidR="00237965" w:rsidDel="00D806BA" w:rsidRDefault="000E6E48" w:rsidP="00237965">
      <w:pPr>
        <w:jc w:val="both"/>
        <w:rPr>
          <w:del w:id="37" w:author="Purvis, Keith" w:date="2022-02-14T16:42:00Z"/>
        </w:rPr>
      </w:pPr>
      <w:del w:id="38" w:author="Purvis, Keith" w:date="2022-02-14T16:42:00Z">
        <w:r w:rsidDel="00D806BA">
          <w:delText>F</w:delText>
        </w:r>
        <w:r w:rsidR="00237965" w:rsidDel="00D806BA">
          <w:delText>ield-check tables include summary tables</w:delText>
        </w:r>
        <w:r w:rsidR="00CF2E73" w:rsidDel="00D806BA">
          <w:delText xml:space="preserve"> </w:delText>
        </w:r>
        <w:r w:rsidR="00237965" w:rsidDel="00D806BA">
          <w:delText>of the teams’ performance on all data quality indicators. The</w:delText>
        </w:r>
        <w:r w:rsidR="00CF2E73" w:rsidDel="00D806BA">
          <w:delText xml:space="preserve">y are designed to </w:delText>
        </w:r>
        <w:r w:rsidR="00237965" w:rsidDel="00D806BA">
          <w:delText xml:space="preserve">assist </w:delText>
        </w:r>
        <w:r w:rsidR="003F28E8" w:rsidDel="00D806BA">
          <w:delText xml:space="preserve">survey </w:delText>
        </w:r>
        <w:r w:rsidR="00237965" w:rsidDel="00D806BA">
          <w:delText xml:space="preserve">senior staff in identifying teams that are weaker overall. </w:delText>
        </w:r>
      </w:del>
    </w:p>
    <w:p w14:paraId="6B710E91" w14:textId="7314FFF4" w:rsidR="00237965" w:rsidDel="00D806BA" w:rsidRDefault="00237965" w:rsidP="00FE6AC5">
      <w:pPr>
        <w:spacing w:after="0" w:line="240" w:lineRule="auto"/>
        <w:ind w:left="360"/>
        <w:jc w:val="both"/>
        <w:rPr>
          <w:del w:id="39" w:author="Purvis, Keith" w:date="2022-02-14T16:42:00Z"/>
        </w:rPr>
      </w:pPr>
      <w:del w:id="40" w:author="Purvis, Keith" w:date="2022-02-14T16:42:00Z">
        <w:r w:rsidDel="00D806BA">
          <w:delText xml:space="preserve">If data collection problems are discovered at the team level, it is useful to investigate whether problems are team-wide or restricted to one or two of the team members. This can be done through the examination of </w:delText>
        </w:r>
        <w:r w:rsidR="00DC00EE" w:rsidDel="00D806BA">
          <w:delText>interview</w:delText>
        </w:r>
        <w:r w:rsidDel="00D806BA">
          <w:delText>-level tabulations</w:delText>
        </w:r>
        <w:r w:rsidR="00E64DE0" w:rsidDel="00D806BA">
          <w:delText xml:space="preserve">.  </w:delText>
        </w:r>
        <w:r w:rsidR="003F28E8" w:rsidDel="00D806BA">
          <w:delText xml:space="preserve">As in the case of </w:delText>
        </w:r>
        <w:r w:rsidR="00C52526" w:rsidDel="00D806BA">
          <w:delText xml:space="preserve">the adjustment required to </w:delText>
        </w:r>
        <w:r w:rsidR="003F28E8" w:rsidDel="00D806BA">
          <w:delText>constraining the period of analysis, t</w:delText>
        </w:r>
        <w:r w:rsidR="00E64DE0" w:rsidDel="00D806BA">
          <w:delText>his also requires modification</w:delText>
        </w:r>
        <w:r w:rsidR="00C52526" w:rsidDel="00D806BA">
          <w:delText>s</w:delText>
        </w:r>
        <w:r w:rsidR="00E64DE0" w:rsidDel="00D806BA">
          <w:delText xml:space="preserve"> to the application used to produce the tables</w:delText>
        </w:r>
        <w:r w:rsidR="003F28E8" w:rsidDel="00D806BA">
          <w:delText xml:space="preserve"> and may require </w:delText>
        </w:r>
        <w:r w:rsidR="00C52526" w:rsidDel="00D806BA">
          <w:delText xml:space="preserve">intervention from </w:delText>
        </w:r>
        <w:r w:rsidR="003F28E8" w:rsidDel="00D806BA">
          <w:delText>the DHS data processing specialist</w:delText>
        </w:r>
        <w:r w:rsidR="00E64DE0" w:rsidDel="00D806BA">
          <w:delText>.</w:delText>
        </w:r>
      </w:del>
    </w:p>
    <w:p w14:paraId="6BA05CCC" w14:textId="07AC265C" w:rsidR="00FE6AC5" w:rsidDel="00D806BA" w:rsidRDefault="00FE6AC5" w:rsidP="00FE6AC5">
      <w:pPr>
        <w:spacing w:after="0" w:line="240" w:lineRule="auto"/>
        <w:ind w:left="360"/>
        <w:jc w:val="both"/>
        <w:rPr>
          <w:del w:id="41" w:author="Purvis, Keith" w:date="2022-02-14T16:42:00Z"/>
        </w:rPr>
      </w:pPr>
    </w:p>
    <w:p w14:paraId="50F0988E" w14:textId="72484E7E" w:rsidR="00FE6AC5" w:rsidDel="00D806BA" w:rsidRDefault="00FE6AC5" w:rsidP="00FE6AC5">
      <w:pPr>
        <w:spacing w:after="0" w:line="240" w:lineRule="auto"/>
        <w:ind w:left="360"/>
        <w:jc w:val="both"/>
        <w:rPr>
          <w:del w:id="42" w:author="Purvis, Keith" w:date="2022-02-14T16:42:00Z"/>
        </w:rPr>
      </w:pPr>
    </w:p>
    <w:p w14:paraId="78AEC573" w14:textId="220D0833" w:rsidR="00E64DE0" w:rsidDel="00D806BA" w:rsidRDefault="00A65AF4" w:rsidP="00FE6AC5">
      <w:pPr>
        <w:pStyle w:val="Heading2"/>
        <w:rPr>
          <w:del w:id="43" w:author="Purvis, Keith" w:date="2022-02-14T16:42:00Z"/>
        </w:rPr>
      </w:pPr>
      <w:bookmarkStart w:id="44" w:name="_Toc48054554"/>
      <w:del w:id="45" w:author="Purvis, Keith" w:date="2022-02-14T16:42:00Z">
        <w:r w:rsidDel="00D806BA">
          <w:delText>10</w:delText>
        </w:r>
        <w:r w:rsidR="00E64DE0" w:rsidRPr="00E64DE0" w:rsidDel="00D806BA">
          <w:delText xml:space="preserve">.2 </w:delText>
        </w:r>
        <w:r w:rsidR="00237965" w:rsidRPr="00E64DE0" w:rsidDel="00D806BA">
          <w:delText>Reporting the findings from the field-check tables</w:delText>
        </w:r>
        <w:bookmarkEnd w:id="44"/>
      </w:del>
    </w:p>
    <w:p w14:paraId="114F2124" w14:textId="47748956" w:rsidR="00237965" w:rsidDel="00D806BA" w:rsidRDefault="00237965" w:rsidP="0037195E">
      <w:pPr>
        <w:pStyle w:val="BodyText20"/>
        <w:spacing w:line="276" w:lineRule="auto"/>
        <w:jc w:val="both"/>
        <w:rPr>
          <w:del w:id="46" w:author="Purvis, Keith" w:date="2022-02-14T16:42:00Z"/>
        </w:rPr>
      </w:pPr>
      <w:del w:id="47" w:author="Purvis, Keith" w:date="2022-02-14T16:42:00Z">
        <w:r w:rsidDel="00D806BA">
          <w:delText xml:space="preserve">Immediate action should be taken to address problems. The supervisors of teams falling short of the targets should be told immediately of the specific problems observed. The supervisors are then responsible for reviewing with the interviewers and field editor the relevant sections of the questionnaire or procedures that are associated with each problem.  If the problem is severe and persists after team members have been notified, stopping data collection may be justified.  Retraining, or in some cases dismissal, may be necessary. </w:delText>
        </w:r>
      </w:del>
    </w:p>
    <w:p w14:paraId="52B0B816" w14:textId="5D652963" w:rsidR="00237965" w:rsidDel="00D806BA" w:rsidRDefault="00237965" w:rsidP="0037195E">
      <w:pPr>
        <w:pStyle w:val="BodyText20"/>
        <w:spacing w:line="276" w:lineRule="auto"/>
        <w:jc w:val="both"/>
        <w:rPr>
          <w:del w:id="48" w:author="Purvis, Keith" w:date="2022-02-14T16:42:00Z"/>
        </w:rPr>
      </w:pPr>
      <w:del w:id="49" w:author="Purvis, Keith" w:date="2022-02-14T16:42:00Z">
        <w:r w:rsidDel="00D806BA">
          <w:delText>Whenever problems are detected, a brief</w:delText>
        </w:r>
        <w:r w:rsidR="00DC00EE" w:rsidDel="00D806BA">
          <w:delText xml:space="preserve"> </w:delText>
        </w:r>
        <w:r w:rsidDel="00D806BA">
          <w:delText xml:space="preserve">written report should be produced by senior in-country DHS staff detailing the specific teams and individuals who had problems and what actions were taken. The report should be completed within a few days of table production.  One copy of each report should be kept with in-country senior staff, and one copy should be sent </w:delText>
        </w:r>
        <w:r w:rsidR="00E64DE0" w:rsidDel="00D806BA">
          <w:delText>to the ICF survey manager</w:delText>
        </w:r>
        <w:r w:rsidDel="00D806BA">
          <w:delText>.</w:delText>
        </w:r>
      </w:del>
    </w:p>
    <w:p w14:paraId="1CF2D77D" w14:textId="0CF1AB83" w:rsidR="00FE6AC5" w:rsidDel="00D806BA" w:rsidRDefault="00FE6AC5" w:rsidP="00FE6AC5">
      <w:pPr>
        <w:spacing w:after="0" w:line="240" w:lineRule="auto"/>
        <w:jc w:val="both"/>
        <w:rPr>
          <w:del w:id="50" w:author="Purvis, Keith" w:date="2022-02-14T16:42:00Z"/>
        </w:rPr>
      </w:pPr>
    </w:p>
    <w:p w14:paraId="7A58D2CC" w14:textId="2E4D6D53" w:rsidR="00FE6AC5" w:rsidDel="00D806BA" w:rsidRDefault="00FE6AC5" w:rsidP="00FE6AC5">
      <w:pPr>
        <w:spacing w:after="0" w:line="240" w:lineRule="auto"/>
        <w:jc w:val="both"/>
        <w:rPr>
          <w:del w:id="51" w:author="Purvis, Keith" w:date="2022-02-14T16:42:00Z"/>
        </w:rPr>
      </w:pPr>
    </w:p>
    <w:p w14:paraId="021246B4" w14:textId="07559439" w:rsidR="00237965" w:rsidRPr="00E64DE0" w:rsidDel="00D806BA" w:rsidRDefault="00A65AF4" w:rsidP="00FE6AC5">
      <w:pPr>
        <w:pStyle w:val="Heading2"/>
        <w:rPr>
          <w:del w:id="52" w:author="Purvis, Keith" w:date="2022-02-14T16:42:00Z"/>
        </w:rPr>
      </w:pPr>
      <w:bookmarkStart w:id="53" w:name="_Toc48054555"/>
      <w:del w:id="54" w:author="Purvis, Keith" w:date="2022-02-14T16:42:00Z">
        <w:r w:rsidDel="00D806BA">
          <w:delText>10</w:delText>
        </w:r>
        <w:r w:rsidR="00E64DE0" w:rsidDel="00D806BA">
          <w:delText xml:space="preserve">.3 </w:delText>
        </w:r>
        <w:r w:rsidR="00237965" w:rsidRPr="00E64DE0" w:rsidDel="00D806BA">
          <w:delText>Running the field-check tables</w:delText>
        </w:r>
        <w:bookmarkEnd w:id="53"/>
      </w:del>
    </w:p>
    <w:p w14:paraId="316C07C0" w14:textId="38B867A3" w:rsidR="00237965" w:rsidDel="00D806BA" w:rsidRDefault="00237965" w:rsidP="00E64DE0">
      <w:pPr>
        <w:jc w:val="both"/>
        <w:rPr>
          <w:del w:id="55" w:author="Purvis, Keith" w:date="2022-02-14T16:42:00Z"/>
        </w:rPr>
      </w:pPr>
      <w:del w:id="56" w:author="Purvis, Keith" w:date="2022-02-14T16:42:00Z">
        <w:r w:rsidDel="00D806BA">
          <w:delText xml:space="preserve">The </w:delText>
        </w:r>
        <w:r w:rsidR="00E64DE0" w:rsidDel="00D806BA">
          <w:delText xml:space="preserve">central office Administrator is </w:delText>
        </w:r>
        <w:r w:rsidDel="00D806BA">
          <w:delText xml:space="preserve">responsible for producing field-check tables at regular intervals. </w:delText>
        </w:r>
        <w:r w:rsidR="006868CB" w:rsidDel="00D806BA">
          <w:delText xml:space="preserve">It is recommended to run </w:delText>
        </w:r>
        <w:r w:rsidR="00F12F9C" w:rsidDel="00D806BA">
          <w:delText xml:space="preserve">the </w:delText>
        </w:r>
        <w:r w:rsidR="006868CB" w:rsidDel="00D806BA">
          <w:delText xml:space="preserve">tables </w:delText>
        </w:r>
        <w:r w:rsidR="00F12F9C" w:rsidDel="00D806BA">
          <w:delText xml:space="preserve">on a </w:delText>
        </w:r>
        <w:r w:rsidR="006868CB" w:rsidDel="00D806BA">
          <w:delText>week</w:delText>
        </w:r>
        <w:r w:rsidR="00F12F9C" w:rsidDel="00D806BA">
          <w:delText>ly basis</w:delText>
        </w:r>
        <w:r w:rsidR="006868CB" w:rsidDel="00D806BA">
          <w:delText xml:space="preserve">.  </w:delText>
        </w:r>
        <w:r w:rsidR="00F12F9C" w:rsidDel="00D806BA">
          <w:delText>The administrator should share the tables with the in-country senior staff and the ICF survey manager</w:delText>
        </w:r>
        <w:r w:rsidR="00C52526" w:rsidDel="00D806BA">
          <w:delText xml:space="preserve"> and Data Processing specialist</w:delText>
        </w:r>
        <w:r w:rsidR="00F12F9C" w:rsidDel="00D806BA">
          <w:delText xml:space="preserve">. </w:delText>
        </w:r>
        <w:r w:rsidR="005F3185" w:rsidDel="00D806BA">
          <w:delText>A typical fi</w:delText>
        </w:r>
        <w:r w:rsidR="00C52526" w:rsidDel="00D806BA">
          <w:delText>e</w:delText>
        </w:r>
        <w:r w:rsidR="005F3185" w:rsidDel="00D806BA">
          <w:delText>ld-check table looks like th</w:delText>
        </w:r>
        <w:r w:rsidR="00F12F9C" w:rsidDel="00D806BA">
          <w:delText>is:</w:delText>
        </w:r>
      </w:del>
    </w:p>
    <w:p w14:paraId="45269FD0" w14:textId="58E522AC" w:rsidR="005F3185" w:rsidDel="00D806BA" w:rsidRDefault="00C10225" w:rsidP="00E64DE0">
      <w:pPr>
        <w:jc w:val="both"/>
        <w:rPr>
          <w:del w:id="57" w:author="Purvis, Keith" w:date="2022-02-14T16:42:00Z"/>
        </w:rPr>
      </w:pPr>
      <w:del w:id="58" w:author="Purvis, Keith" w:date="2022-02-14T16:42:00Z">
        <w:r w:rsidRPr="00C10225" w:rsidDel="00D806BA">
          <w:rPr>
            <w:noProof/>
          </w:rPr>
          <w:lastRenderedPageBreak/>
          <w:drawing>
            <wp:inline distT="0" distB="0" distL="0" distR="0" wp14:anchorId="75856FD8" wp14:editId="3985ACC8">
              <wp:extent cx="5916295" cy="367220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6295" cy="3672205"/>
                      </a:xfrm>
                      <a:prstGeom prst="rect">
                        <a:avLst/>
                      </a:prstGeom>
                    </pic:spPr>
                  </pic:pic>
                </a:graphicData>
              </a:graphic>
            </wp:inline>
          </w:drawing>
        </w:r>
      </w:del>
    </w:p>
    <w:p w14:paraId="01FB3920" w14:textId="725AAC93" w:rsidR="00C10225" w:rsidDel="00D806BA" w:rsidRDefault="00C10225" w:rsidP="00FE6AC5">
      <w:pPr>
        <w:spacing w:after="0"/>
        <w:jc w:val="both"/>
        <w:rPr>
          <w:del w:id="59" w:author="Purvis, Keith" w:date="2022-02-14T16:42:00Z"/>
        </w:rPr>
      </w:pPr>
      <w:del w:id="60" w:author="Purvis, Keith" w:date="2022-02-14T16:42:00Z">
        <w:r w:rsidDel="00D806BA">
          <w:delText>In this table, the columns in yellow represent the indicator to be monitored (“Mean number of de facto eligible women per household”)</w:delText>
        </w:r>
        <w:r w:rsidR="00C52526" w:rsidDel="00D806BA">
          <w:delText>.  Targets are reported in the column “Target not met” in the columns enclosed in purple.  A</w:delText>
        </w:r>
        <w:r w:rsidDel="00D806BA">
          <w:delText>ny value in th</w:delText>
        </w:r>
        <w:r w:rsidR="00C52526" w:rsidDel="00D806BA">
          <w:delText xml:space="preserve">ose </w:delText>
        </w:r>
        <w:r w:rsidDel="00D806BA">
          <w:delText xml:space="preserve">columns different from a dash (-) </w:delText>
        </w:r>
        <w:r w:rsidR="00C52526" w:rsidDel="00D806BA">
          <w:delText xml:space="preserve">indicates that the </w:delText>
        </w:r>
        <w:r w:rsidDel="00D806BA">
          <w:delText>team did</w:delText>
        </w:r>
        <w:r w:rsidR="00C52526" w:rsidDel="00D806BA">
          <w:delText xml:space="preserve"> </w:delText>
        </w:r>
        <w:r w:rsidDel="00D806BA">
          <w:delText>n</w:delText>
        </w:r>
        <w:r w:rsidR="00C52526" w:rsidDel="00D806BA">
          <w:delText>o</w:delText>
        </w:r>
        <w:r w:rsidDel="00D806BA">
          <w:delText xml:space="preserve">t met the goal for the indicator.  The footnote in green </w:delText>
        </w:r>
        <w:r w:rsidR="00C52526" w:rsidDel="00D806BA">
          <w:delText xml:space="preserve">spell out </w:delText>
        </w:r>
        <w:r w:rsidDel="00D806BA">
          <w:delText>the rules established to declare that a team does not meet the goal.</w:delText>
        </w:r>
      </w:del>
    </w:p>
    <w:p w14:paraId="2986D5D2" w14:textId="4DE5C1A3" w:rsidR="00FE6AC5" w:rsidRDefault="00FE6AC5" w:rsidP="00FE6AC5">
      <w:pPr>
        <w:spacing w:after="0" w:line="240" w:lineRule="auto"/>
        <w:jc w:val="both"/>
      </w:pPr>
    </w:p>
    <w:p w14:paraId="024275F7" w14:textId="77777777" w:rsidR="00FE6AC5" w:rsidRDefault="00FE6AC5" w:rsidP="00FE6AC5">
      <w:pPr>
        <w:spacing w:after="0" w:line="240" w:lineRule="auto"/>
        <w:jc w:val="both"/>
      </w:pPr>
    </w:p>
    <w:p w14:paraId="588DCC63" w14:textId="1BBA5EE7" w:rsidR="00C10225" w:rsidRPr="00FE6AC5" w:rsidRDefault="00C10225" w:rsidP="00FE6AC5">
      <w:pPr>
        <w:pStyle w:val="Heading1"/>
        <w:rPr>
          <w:noProof/>
        </w:rPr>
      </w:pPr>
      <w:bookmarkStart w:id="61" w:name="_Toc48054556"/>
      <w:r>
        <w:rPr>
          <w:noProof/>
        </w:rPr>
        <w:t>1</w:t>
      </w:r>
      <w:r w:rsidR="00A65AF4">
        <w:rPr>
          <w:noProof/>
        </w:rPr>
        <w:t>1</w:t>
      </w:r>
      <w:r w:rsidRPr="00011753">
        <w:rPr>
          <w:noProof/>
        </w:rPr>
        <w:t xml:space="preserve">. </w:t>
      </w:r>
      <w:r>
        <w:rPr>
          <w:noProof/>
        </w:rPr>
        <w:t>Clos</w:t>
      </w:r>
      <w:r w:rsidR="00EA1C7E">
        <w:rPr>
          <w:noProof/>
        </w:rPr>
        <w:t>ing a c</w:t>
      </w:r>
      <w:r>
        <w:rPr>
          <w:noProof/>
        </w:rPr>
        <w:t>luster</w:t>
      </w:r>
      <w:bookmarkEnd w:id="61"/>
    </w:p>
    <w:p w14:paraId="3EEDEF14" w14:textId="52E6DD7C" w:rsidR="00C10225" w:rsidRDefault="00C10225" w:rsidP="00E64DE0">
      <w:pPr>
        <w:jc w:val="both"/>
      </w:pPr>
      <w:r>
        <w:rPr>
          <w:noProof/>
        </w:rPr>
        <w:drawing>
          <wp:inline distT="0" distB="0" distL="0" distR="0" wp14:anchorId="2B1E11AB" wp14:editId="077995EE">
            <wp:extent cx="3321050" cy="22034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1050" cy="2203450"/>
                    </a:xfrm>
                    <a:prstGeom prst="rect">
                      <a:avLst/>
                    </a:prstGeom>
                  </pic:spPr>
                </pic:pic>
              </a:graphicData>
            </a:graphic>
          </wp:inline>
        </w:drawing>
      </w:r>
    </w:p>
    <w:p w14:paraId="7DCBD0FC" w14:textId="075D77D3" w:rsidR="00C10225" w:rsidRDefault="00BD2072" w:rsidP="00FE6AC5">
      <w:pPr>
        <w:spacing w:after="0"/>
        <w:jc w:val="both"/>
      </w:pPr>
      <w:r>
        <w:t>All clusters eventually must be closed.  As mentioned earlier at some point after analyzing the report of the secondary editing application</w:t>
      </w:r>
      <w:r w:rsidR="005B2D14">
        <w:t>s</w:t>
      </w:r>
      <w:r>
        <w:t xml:space="preserve">, a decision </w:t>
      </w:r>
      <w:proofErr w:type="gramStart"/>
      <w:r>
        <w:t>has to</w:t>
      </w:r>
      <w:proofErr w:type="gramEnd"/>
      <w:r>
        <w:t xml:space="preserve"> be made if corrections are necessary or if the cluster can be closed.  This decision is made by office editors when they </w:t>
      </w:r>
      <w:r w:rsidR="002E1768">
        <w:t xml:space="preserve">determine </w:t>
      </w:r>
      <w:r>
        <w:t>that the remaining messages do</w:t>
      </w:r>
      <w:r w:rsidR="00C52526">
        <w:t xml:space="preserve"> </w:t>
      </w:r>
      <w:r>
        <w:t>n</w:t>
      </w:r>
      <w:r w:rsidR="00C52526">
        <w:t>o</w:t>
      </w:r>
      <w:r>
        <w:t>t need correct</w:t>
      </w:r>
      <w:r w:rsidR="005B2D14">
        <w:t>ions</w:t>
      </w:r>
      <w:r>
        <w:t xml:space="preserve">.  </w:t>
      </w:r>
      <w:r w:rsidR="002E1768">
        <w:t xml:space="preserve">The decision can also be made by </w:t>
      </w:r>
      <w:r>
        <w:t>the Administrator if no errors are reported</w:t>
      </w:r>
      <w:r w:rsidR="002E1768">
        <w:t xml:space="preserve"> </w:t>
      </w:r>
      <w:r w:rsidR="002E1768">
        <w:lastRenderedPageBreak/>
        <w:t>by the secondary editing applications.  In either case, the Administrator should use option “</w:t>
      </w:r>
      <w:r w:rsidR="002E1768" w:rsidRPr="002E1768">
        <w:rPr>
          <w:b/>
          <w:bCs/>
        </w:rPr>
        <w:t>9 Close Cluster</w:t>
      </w:r>
      <w:r w:rsidR="002E1768">
        <w:t>” for this action to take place.  To close a cluster, it is mandatory for the cluster to be first accepted by the central office</w:t>
      </w:r>
      <w:r w:rsidR="007A3F0B">
        <w:t xml:space="preserve">.  </w:t>
      </w:r>
      <w:r w:rsidR="00A76C90">
        <w:t xml:space="preserve">It is also necessary to run </w:t>
      </w:r>
      <w:r w:rsidR="002E1768">
        <w:t>th</w:t>
      </w:r>
      <w:r w:rsidR="007A3F0B">
        <w:t xml:space="preserve">e </w:t>
      </w:r>
      <w:r w:rsidR="002E1768">
        <w:t xml:space="preserve">secondary editing </w:t>
      </w:r>
      <w:r w:rsidR="00A76C90">
        <w:t xml:space="preserve">applications </w:t>
      </w:r>
      <w:r w:rsidR="002E1768">
        <w:t xml:space="preserve">at least one time for the cluster.  This is the end of the process for the cluster.  The status report will reflect this action by displaying in </w:t>
      </w:r>
      <w:r w:rsidR="00A76C90">
        <w:t xml:space="preserve">the </w:t>
      </w:r>
      <w:r w:rsidR="002E1768">
        <w:t>colum</w:t>
      </w:r>
      <w:r w:rsidR="007A3F0B">
        <w:t>n</w:t>
      </w:r>
      <w:r w:rsidR="002E1768">
        <w:t xml:space="preserve"> “Date closed” of the status report </w:t>
      </w:r>
      <w:r w:rsidR="007A3F0B">
        <w:t>the date when the cluster was closed</w:t>
      </w:r>
      <w:r w:rsidR="00A76C90">
        <w:t>,</w:t>
      </w:r>
      <w:r w:rsidR="007A3F0B">
        <w:t xml:space="preserve"> </w:t>
      </w:r>
      <w:r w:rsidR="002E1768">
        <w:t xml:space="preserve">as </w:t>
      </w:r>
      <w:r w:rsidR="007A3F0B">
        <w:t xml:space="preserve">was </w:t>
      </w:r>
      <w:r w:rsidR="002E1768">
        <w:t xml:space="preserve">defined in </w:t>
      </w:r>
      <w:r w:rsidR="005B2D14">
        <w:t>S</w:t>
      </w:r>
      <w:r w:rsidR="002E1768">
        <w:t xml:space="preserve">ection </w:t>
      </w:r>
      <w:r w:rsidR="005D0BEE">
        <w:t>9</w:t>
      </w:r>
      <w:r w:rsidR="002E1768">
        <w:t>.</w:t>
      </w:r>
    </w:p>
    <w:p w14:paraId="27CA8723" w14:textId="20FDF00B" w:rsidR="00FE6AC5" w:rsidRDefault="00FE6AC5" w:rsidP="00FE6AC5">
      <w:pPr>
        <w:spacing w:after="0"/>
        <w:jc w:val="both"/>
      </w:pPr>
    </w:p>
    <w:p w14:paraId="48EE941D" w14:textId="77777777" w:rsidR="00FE6AC5" w:rsidRDefault="00FE6AC5" w:rsidP="00FE6AC5">
      <w:pPr>
        <w:spacing w:after="0"/>
        <w:jc w:val="both"/>
      </w:pPr>
    </w:p>
    <w:p w14:paraId="301BFB73" w14:textId="6D4BEFC1" w:rsidR="00A76C90" w:rsidRDefault="00A76C90" w:rsidP="00FE6AC5">
      <w:pPr>
        <w:pStyle w:val="Heading1"/>
        <w:rPr>
          <w:noProof/>
        </w:rPr>
      </w:pPr>
      <w:bookmarkStart w:id="62" w:name="_Toc48054557"/>
      <w:r>
        <w:rPr>
          <w:noProof/>
        </w:rPr>
        <w:t>1</w:t>
      </w:r>
      <w:r w:rsidR="00FE6AC5">
        <w:rPr>
          <w:noProof/>
        </w:rPr>
        <w:t>2</w:t>
      </w:r>
      <w:r w:rsidRPr="00011753">
        <w:rPr>
          <w:noProof/>
        </w:rPr>
        <w:t xml:space="preserve">. </w:t>
      </w:r>
      <w:r w:rsidR="00EA1C7E">
        <w:rPr>
          <w:noProof/>
        </w:rPr>
        <w:t xml:space="preserve">Moving among </w:t>
      </w:r>
      <w:r w:rsidR="005B2D14">
        <w:rPr>
          <w:noProof/>
        </w:rPr>
        <w:t>c</w:t>
      </w:r>
      <w:r>
        <w:rPr>
          <w:noProof/>
        </w:rPr>
        <w:t>luster</w:t>
      </w:r>
      <w:r w:rsidR="00EA1C7E">
        <w:rPr>
          <w:noProof/>
        </w:rPr>
        <w:t>s</w:t>
      </w:r>
      <w:bookmarkEnd w:id="62"/>
    </w:p>
    <w:p w14:paraId="3EB5568B" w14:textId="3C8A2C31" w:rsidR="00A76C90" w:rsidRDefault="00A76C90" w:rsidP="00E64DE0">
      <w:pPr>
        <w:jc w:val="both"/>
      </w:pPr>
      <w:r>
        <w:rPr>
          <w:noProof/>
        </w:rPr>
        <w:drawing>
          <wp:inline distT="0" distB="0" distL="0" distR="0" wp14:anchorId="3C287619" wp14:editId="27CF7968">
            <wp:extent cx="3136900" cy="23431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6900" cy="2343150"/>
                    </a:xfrm>
                    <a:prstGeom prst="rect">
                      <a:avLst/>
                    </a:prstGeom>
                  </pic:spPr>
                </pic:pic>
              </a:graphicData>
            </a:graphic>
          </wp:inline>
        </w:drawing>
      </w:r>
    </w:p>
    <w:p w14:paraId="1BCE1D3C" w14:textId="40BF0E1A" w:rsidR="00A76C90" w:rsidRDefault="00A76C90" w:rsidP="00FE6AC5">
      <w:pPr>
        <w:spacing w:after="0"/>
        <w:jc w:val="both"/>
      </w:pPr>
      <w:r>
        <w:t xml:space="preserve">As can be </w:t>
      </w:r>
      <w:r w:rsidR="00A47DBC">
        <w:t xml:space="preserve">observed </w:t>
      </w:r>
      <w:r>
        <w:t xml:space="preserve">throughout this </w:t>
      </w:r>
      <w:r w:rsidR="00A47DBC">
        <w:t>document</w:t>
      </w:r>
      <w:r>
        <w:t xml:space="preserve">, most of the options used by the central office system are </w:t>
      </w:r>
      <w:r w:rsidR="001B617C">
        <w:t>associated to a cluster</w:t>
      </w:r>
      <w:r w:rsidR="00A47DBC">
        <w:t>.  Only options 7, 8, B (to be described later) and of course this option C</w:t>
      </w:r>
      <w:r w:rsidR="00EF0766">
        <w:t>,</w:t>
      </w:r>
      <w:r w:rsidR="00A47DBC">
        <w:t xml:space="preserve"> are run for the entire survey and therefore </w:t>
      </w:r>
      <w:r w:rsidR="00EF0766">
        <w:t xml:space="preserve">they </w:t>
      </w:r>
      <w:r w:rsidR="00A47DBC">
        <w:t>are not cluster dependent.  For all other options</w:t>
      </w:r>
      <w:r w:rsidR="005B2D14">
        <w:t>,</w:t>
      </w:r>
      <w:r w:rsidR="00A47DBC">
        <w:t xml:space="preserve"> the Administrator needs to be aware of the cluster </w:t>
      </w:r>
      <w:r w:rsidR="001D2C67">
        <w:t>s/</w:t>
      </w:r>
      <w:r w:rsidR="00A47DBC">
        <w:t>he is working with.</w:t>
      </w:r>
      <w:r w:rsidR="00813B27">
        <w:t xml:space="preserve">  This option is used </w:t>
      </w:r>
      <w:r w:rsidR="00646698">
        <w:t xml:space="preserve">frequently as the Administrator </w:t>
      </w:r>
      <w:r w:rsidR="007108BE">
        <w:t>mov</w:t>
      </w:r>
      <w:r w:rsidR="00EF0766">
        <w:t xml:space="preserve">es </w:t>
      </w:r>
      <w:r w:rsidR="007108BE">
        <w:t xml:space="preserve">continuously across clusters.  </w:t>
      </w:r>
      <w:r w:rsidR="00272C33">
        <w:t xml:space="preserve">If </w:t>
      </w:r>
      <w:r w:rsidR="00EF0766">
        <w:t xml:space="preserve">a cluster is to be accepted (option 1) </w:t>
      </w:r>
      <w:r w:rsidR="00272C33">
        <w:t xml:space="preserve">or </w:t>
      </w:r>
      <w:r w:rsidR="00EF0766">
        <w:t xml:space="preserve">if the questionnaires for the cluster </w:t>
      </w:r>
      <w:proofErr w:type="gramStart"/>
      <w:r w:rsidR="00EF0766">
        <w:t>have to</w:t>
      </w:r>
      <w:proofErr w:type="gramEnd"/>
      <w:r w:rsidR="00EF0766">
        <w:t xml:space="preserve"> be listed (option 2)</w:t>
      </w:r>
      <w:r w:rsidR="00272C33">
        <w:t xml:space="preserve">, it is important to have the correct supervisor number </w:t>
      </w:r>
      <w:r w:rsidR="005B2D14">
        <w:t xml:space="preserve">responsible for </w:t>
      </w:r>
      <w:r w:rsidR="00272C33">
        <w:t xml:space="preserve">the cluster.  For other options </w:t>
      </w:r>
      <w:r w:rsidR="0097610D">
        <w:t xml:space="preserve">having the correct </w:t>
      </w:r>
      <w:r w:rsidR="00272C33">
        <w:t xml:space="preserve">supervisor </w:t>
      </w:r>
      <w:r w:rsidR="0097610D">
        <w:t xml:space="preserve">assigned to the cluster is not necessary.  As mentioned earlier, the supervisor name can be obtained from the status report as described in </w:t>
      </w:r>
      <w:r w:rsidR="005B2D14">
        <w:t>S</w:t>
      </w:r>
      <w:r w:rsidR="0097610D">
        <w:t xml:space="preserve">ection </w:t>
      </w:r>
      <w:r w:rsidR="005B2D14">
        <w:t>9</w:t>
      </w:r>
      <w:r w:rsidR="0097610D">
        <w:t>.</w:t>
      </w:r>
    </w:p>
    <w:p w14:paraId="2066204E" w14:textId="08F21905" w:rsidR="00FE6AC5" w:rsidRDefault="00FE6AC5" w:rsidP="00FE6AC5">
      <w:pPr>
        <w:spacing w:after="0"/>
        <w:jc w:val="both"/>
      </w:pPr>
    </w:p>
    <w:p w14:paraId="4AB68FA3" w14:textId="36EB2B78" w:rsidR="00FE6AC5" w:rsidRDefault="00FE6AC5" w:rsidP="00FE6AC5">
      <w:pPr>
        <w:spacing w:after="0"/>
        <w:jc w:val="both"/>
      </w:pPr>
    </w:p>
    <w:p w14:paraId="76EF7807" w14:textId="5BDC91C9" w:rsidR="00FE6AC5" w:rsidRDefault="00FE6AC5" w:rsidP="00FE6AC5">
      <w:pPr>
        <w:spacing w:after="0"/>
        <w:jc w:val="both"/>
      </w:pPr>
    </w:p>
    <w:p w14:paraId="37D1C5EE" w14:textId="05A3033F" w:rsidR="00FE6AC5" w:rsidRDefault="00FE6AC5" w:rsidP="00FE6AC5">
      <w:pPr>
        <w:spacing w:after="0"/>
        <w:jc w:val="both"/>
      </w:pPr>
    </w:p>
    <w:p w14:paraId="59C03BD0" w14:textId="3EC36FAE" w:rsidR="00FE6AC5" w:rsidRDefault="00FE6AC5" w:rsidP="00FE6AC5">
      <w:pPr>
        <w:spacing w:after="0"/>
        <w:jc w:val="both"/>
      </w:pPr>
    </w:p>
    <w:p w14:paraId="6AA04D3C" w14:textId="22BFEDA3" w:rsidR="00FE6AC5" w:rsidRDefault="00FE6AC5" w:rsidP="00FE6AC5">
      <w:pPr>
        <w:spacing w:after="0"/>
        <w:jc w:val="both"/>
      </w:pPr>
    </w:p>
    <w:p w14:paraId="380C3CD7" w14:textId="4886C78A" w:rsidR="00FE6AC5" w:rsidRDefault="00FE6AC5" w:rsidP="00FE6AC5">
      <w:pPr>
        <w:spacing w:after="0"/>
        <w:jc w:val="both"/>
      </w:pPr>
    </w:p>
    <w:p w14:paraId="75A1E540" w14:textId="5EE4CC92" w:rsidR="00FE6AC5" w:rsidRDefault="00FE6AC5" w:rsidP="00FE6AC5">
      <w:pPr>
        <w:spacing w:after="0"/>
        <w:jc w:val="both"/>
      </w:pPr>
    </w:p>
    <w:p w14:paraId="0A88F4DA" w14:textId="432613AE" w:rsidR="00FE6AC5" w:rsidRDefault="00FE6AC5" w:rsidP="00FE6AC5">
      <w:pPr>
        <w:spacing w:after="0"/>
        <w:jc w:val="both"/>
      </w:pPr>
    </w:p>
    <w:p w14:paraId="26CDD4CD" w14:textId="4169871A" w:rsidR="00FE6AC5" w:rsidRDefault="00FE6AC5" w:rsidP="00FE6AC5">
      <w:pPr>
        <w:spacing w:after="0"/>
        <w:jc w:val="both"/>
      </w:pPr>
    </w:p>
    <w:p w14:paraId="0870C6FE" w14:textId="698EA9E1" w:rsidR="00FE6AC5" w:rsidRDefault="00FE6AC5" w:rsidP="00FE6AC5">
      <w:pPr>
        <w:spacing w:after="0"/>
        <w:jc w:val="both"/>
      </w:pPr>
    </w:p>
    <w:p w14:paraId="21181201" w14:textId="33776E1B" w:rsidR="00FE6AC5" w:rsidRDefault="00FE6AC5" w:rsidP="00FE6AC5">
      <w:pPr>
        <w:spacing w:after="0"/>
        <w:jc w:val="both"/>
      </w:pPr>
    </w:p>
    <w:p w14:paraId="07C7CF10" w14:textId="77777777" w:rsidR="00FE6AC5" w:rsidRDefault="00FE6AC5" w:rsidP="00FE6AC5">
      <w:pPr>
        <w:spacing w:after="0"/>
        <w:jc w:val="both"/>
      </w:pPr>
    </w:p>
    <w:p w14:paraId="6CE15177" w14:textId="774BEDB5" w:rsidR="0097610D" w:rsidRDefault="00EF0766" w:rsidP="00FE6AC5">
      <w:pPr>
        <w:pStyle w:val="Heading1"/>
        <w:rPr>
          <w:noProof/>
        </w:rPr>
      </w:pPr>
      <w:bookmarkStart w:id="63" w:name="_Toc48054558"/>
      <w:r>
        <w:rPr>
          <w:noProof/>
        </w:rPr>
        <w:lastRenderedPageBreak/>
        <w:t>1</w:t>
      </w:r>
      <w:r w:rsidR="00FE6AC5">
        <w:rPr>
          <w:noProof/>
        </w:rPr>
        <w:t>3</w:t>
      </w:r>
      <w:r w:rsidRPr="00011753">
        <w:rPr>
          <w:noProof/>
        </w:rPr>
        <w:t xml:space="preserve">. </w:t>
      </w:r>
      <w:r w:rsidR="005B2D14">
        <w:rPr>
          <w:noProof/>
        </w:rPr>
        <w:t>Backing-up the data</w:t>
      </w:r>
      <w:bookmarkEnd w:id="63"/>
    </w:p>
    <w:p w14:paraId="3AFA9DED" w14:textId="5FD35103" w:rsidR="00EF0766" w:rsidRDefault="00EF0766" w:rsidP="00E64DE0">
      <w:pPr>
        <w:jc w:val="both"/>
      </w:pPr>
      <w:r>
        <w:rPr>
          <w:noProof/>
        </w:rPr>
        <w:drawing>
          <wp:inline distT="0" distB="0" distL="0" distR="0" wp14:anchorId="16421FCB" wp14:editId="6B9E09B3">
            <wp:extent cx="3441700" cy="24447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700" cy="2444750"/>
                    </a:xfrm>
                    <a:prstGeom prst="rect">
                      <a:avLst/>
                    </a:prstGeom>
                  </pic:spPr>
                </pic:pic>
              </a:graphicData>
            </a:graphic>
          </wp:inline>
        </w:drawing>
      </w:r>
    </w:p>
    <w:p w14:paraId="7028FAEF" w14:textId="7A132E29" w:rsidR="00FF5EE6" w:rsidRDefault="00636E5B" w:rsidP="00E64DE0">
      <w:pPr>
        <w:jc w:val="both"/>
      </w:pPr>
      <w:r>
        <w:t xml:space="preserve">Making a back-up is very important to safeguard the data arrived and being processed at the central office.  It is recommended to execute this operation </w:t>
      </w:r>
      <w:r w:rsidR="005B2D14">
        <w:t>(</w:t>
      </w:r>
      <w:proofErr w:type="gramStart"/>
      <w:r>
        <w:t>on a daily basis</w:t>
      </w:r>
      <w:proofErr w:type="gramEnd"/>
      <w:r w:rsidR="005B2D14">
        <w:t>)</w:t>
      </w:r>
      <w:r>
        <w:t xml:space="preserve"> at the end of </w:t>
      </w:r>
      <w:r w:rsidR="001B456F">
        <w:t xml:space="preserve">each </w:t>
      </w:r>
      <w:r>
        <w:t>day</w:t>
      </w:r>
      <w:r w:rsidR="001D2C67">
        <w:t>,</w:t>
      </w:r>
      <w:r>
        <w:t xml:space="preserve"> especially when significant activity occurred </w:t>
      </w:r>
      <w:r w:rsidR="00A967DE">
        <w:t>with the system</w:t>
      </w:r>
      <w:r>
        <w:t>.</w:t>
      </w:r>
      <w:r w:rsidR="00A967DE">
        <w:t xml:space="preserve">  The central office system</w:t>
      </w:r>
      <w:r w:rsidR="001B456F">
        <w:t>,</w:t>
      </w:r>
      <w:r w:rsidR="00A967DE">
        <w:t xml:space="preserve"> back-ups data from directories \</w:t>
      </w:r>
      <w:r w:rsidR="00A967DE" w:rsidRPr="005B2D14">
        <w:rPr>
          <w:b/>
          <w:bCs/>
        </w:rPr>
        <w:t>Arrived</w:t>
      </w:r>
      <w:r w:rsidR="00A967DE">
        <w:t xml:space="preserve"> and \</w:t>
      </w:r>
      <w:r w:rsidR="00A967DE" w:rsidRPr="005B2D14">
        <w:rPr>
          <w:b/>
          <w:bCs/>
        </w:rPr>
        <w:t>Closed</w:t>
      </w:r>
      <w:r w:rsidR="00A967DE">
        <w:t xml:space="preserve">.  The data </w:t>
      </w:r>
      <w:r w:rsidR="00825472">
        <w:t>are</w:t>
      </w:r>
      <w:r w:rsidR="00A967DE">
        <w:t xml:space="preserve"> backed up to flash memory devices</w:t>
      </w:r>
      <w:r w:rsidR="00C620DB">
        <w:t xml:space="preserve"> and to properly back</w:t>
      </w:r>
      <w:r w:rsidR="00825472">
        <w:t xml:space="preserve"> them </w:t>
      </w:r>
      <w:r w:rsidR="00C620DB">
        <w:t xml:space="preserve">up it </w:t>
      </w:r>
      <w:r w:rsidR="00A967DE">
        <w:t xml:space="preserve">is necessary to create folders </w:t>
      </w:r>
      <w:r w:rsidR="00C620DB">
        <w:t>\</w:t>
      </w:r>
      <w:r w:rsidR="00C620DB" w:rsidRPr="005B2D14">
        <w:rPr>
          <w:b/>
          <w:bCs/>
        </w:rPr>
        <w:t>Arrived</w:t>
      </w:r>
      <w:r w:rsidR="00C620DB">
        <w:t xml:space="preserve"> and \</w:t>
      </w:r>
      <w:r w:rsidR="00C620DB" w:rsidRPr="005B2D14">
        <w:rPr>
          <w:b/>
          <w:bCs/>
        </w:rPr>
        <w:t>Closed</w:t>
      </w:r>
      <w:r w:rsidR="00C620DB">
        <w:t xml:space="preserve"> in the </w:t>
      </w:r>
      <w:r w:rsidR="005B2D14">
        <w:t xml:space="preserve">root of the </w:t>
      </w:r>
      <w:r w:rsidR="00C620DB">
        <w:t xml:space="preserve">flash memory designated for that purpose.  Each one of those folders are backed-up with a round robin algorithm that keeps the latest </w:t>
      </w:r>
      <w:r w:rsidR="00AC4162">
        <w:t>9</w:t>
      </w:r>
      <w:r w:rsidR="00C620DB">
        <w:t xml:space="preserve"> </w:t>
      </w:r>
      <w:r w:rsidR="00FF5EE6">
        <w:t xml:space="preserve">back-up </w:t>
      </w:r>
      <w:r w:rsidR="00ED4721">
        <w:t>operations executed by the Administrator</w:t>
      </w:r>
      <w:r w:rsidR="00FF5EE6">
        <w:t>. The back</w:t>
      </w:r>
      <w:r w:rsidR="00825472">
        <w:t xml:space="preserve">-up is done for </w:t>
      </w:r>
      <w:r w:rsidR="00FF5EE6">
        <w:t xml:space="preserve">all data </w:t>
      </w:r>
      <w:r w:rsidR="00825472">
        <w:t xml:space="preserve">files </w:t>
      </w:r>
      <w:r w:rsidR="00FF5EE6">
        <w:t xml:space="preserve">available in those folders in a compressed ZIP </w:t>
      </w:r>
      <w:r w:rsidR="001B456F">
        <w:t xml:space="preserve">file </w:t>
      </w:r>
      <w:r w:rsidR="00FF5EE6">
        <w:t xml:space="preserve">format.  The first time a back-up is made, the </w:t>
      </w:r>
      <w:r w:rsidR="00955304">
        <w:t xml:space="preserve">central office </w:t>
      </w:r>
      <w:r w:rsidR="00FF5EE6">
        <w:t>system gives the name “</w:t>
      </w:r>
      <w:r w:rsidR="00FF5EE6" w:rsidRPr="00955304">
        <w:rPr>
          <w:b/>
          <w:bCs/>
        </w:rPr>
        <w:t>ARRIVED_0.zip</w:t>
      </w:r>
      <w:r w:rsidR="00FF5EE6">
        <w:t xml:space="preserve">” for all files in </w:t>
      </w:r>
      <w:r w:rsidR="00955304">
        <w:t>\</w:t>
      </w:r>
      <w:r w:rsidR="00955304" w:rsidRPr="00ED4721">
        <w:rPr>
          <w:b/>
          <w:bCs/>
        </w:rPr>
        <w:t>Arrived</w:t>
      </w:r>
      <w:r w:rsidR="00955304">
        <w:t xml:space="preserve"> directory.  The second time it will give the name “</w:t>
      </w:r>
      <w:r w:rsidR="00955304" w:rsidRPr="00955304">
        <w:rPr>
          <w:b/>
          <w:bCs/>
        </w:rPr>
        <w:t>ARRIVED_1.zip</w:t>
      </w:r>
      <w:r w:rsidR="00955304">
        <w:t>”, and so forth.</w:t>
      </w:r>
      <w:r w:rsidR="00825472">
        <w:t xml:space="preserve">  </w:t>
      </w:r>
      <w:r w:rsidR="00955304">
        <w:t>Whe</w:t>
      </w:r>
      <w:r w:rsidR="00825472">
        <w:t>n</w:t>
      </w:r>
      <w:r w:rsidR="00955304">
        <w:t xml:space="preserve"> reaching “</w:t>
      </w:r>
      <w:r w:rsidR="00955304" w:rsidRPr="00955304">
        <w:rPr>
          <w:b/>
          <w:bCs/>
        </w:rPr>
        <w:t>ARRIVED_</w:t>
      </w:r>
      <w:r w:rsidR="00955304">
        <w:rPr>
          <w:b/>
          <w:bCs/>
        </w:rPr>
        <w:t>9</w:t>
      </w:r>
      <w:r w:rsidR="00955304" w:rsidRPr="00955304">
        <w:rPr>
          <w:b/>
          <w:bCs/>
        </w:rPr>
        <w:t>.zip</w:t>
      </w:r>
      <w:r w:rsidR="00955304">
        <w:t xml:space="preserve">”, the system resets </w:t>
      </w:r>
      <w:r w:rsidR="00825472">
        <w:t xml:space="preserve">itself </w:t>
      </w:r>
      <w:r w:rsidR="00955304">
        <w:t>and start again with 0</w:t>
      </w:r>
      <w:r w:rsidR="00ED4721">
        <w:t xml:space="preserve"> maintaining the previous 8 back-up versions</w:t>
      </w:r>
      <w:r w:rsidR="00955304">
        <w:t xml:space="preserve">.  </w:t>
      </w:r>
      <w:r w:rsidR="00825472">
        <w:t xml:space="preserve">The date of the ZIP file can be used to </w:t>
      </w:r>
      <w:r w:rsidR="00955304">
        <w:t>know the latest version of the back-up</w:t>
      </w:r>
      <w:r w:rsidR="00825472">
        <w:t xml:space="preserve">.  It can also be determined by checking the latest back-up number </w:t>
      </w:r>
      <w:r w:rsidR="00955304">
        <w:t xml:space="preserve">without interruption.  The same </w:t>
      </w:r>
      <w:r w:rsidR="00ED4721">
        <w:t xml:space="preserve">approach </w:t>
      </w:r>
      <w:r w:rsidR="00955304">
        <w:t xml:space="preserve">is </w:t>
      </w:r>
      <w:r w:rsidR="00ED4721">
        <w:t xml:space="preserve">used </w:t>
      </w:r>
      <w:r w:rsidR="00955304">
        <w:t xml:space="preserve">for </w:t>
      </w:r>
      <w:r w:rsidR="00ED4721">
        <w:t xml:space="preserve">directory </w:t>
      </w:r>
      <w:r w:rsidR="00955304">
        <w:t>\</w:t>
      </w:r>
      <w:r w:rsidR="00955304" w:rsidRPr="00ED4721">
        <w:rPr>
          <w:b/>
          <w:bCs/>
        </w:rPr>
        <w:t>Closed</w:t>
      </w:r>
      <w:r w:rsidR="00ED4721">
        <w:rPr>
          <w:b/>
          <w:bCs/>
        </w:rPr>
        <w:t>.</w:t>
      </w:r>
    </w:p>
    <w:p w14:paraId="4F04C294" w14:textId="1723DD94" w:rsidR="00FF5EE6" w:rsidRDefault="00825472" w:rsidP="00E64DE0">
      <w:pPr>
        <w:jc w:val="both"/>
      </w:pPr>
      <w:r>
        <w:t xml:space="preserve">When this option is executed the system checks if a flash memory with directory </w:t>
      </w:r>
      <w:r w:rsidR="00ED4721">
        <w:t>\</w:t>
      </w:r>
      <w:r w:rsidR="00ED4721" w:rsidRPr="00ED4721">
        <w:rPr>
          <w:b/>
          <w:bCs/>
        </w:rPr>
        <w:t>A</w:t>
      </w:r>
      <w:r w:rsidRPr="00ED4721">
        <w:rPr>
          <w:b/>
          <w:bCs/>
        </w:rPr>
        <w:t>rrived</w:t>
      </w:r>
      <w:r>
        <w:t xml:space="preserve"> is </w:t>
      </w:r>
      <w:r w:rsidR="00FF5EE6">
        <w:t xml:space="preserve">inserted into a USB </w:t>
      </w:r>
      <w:r>
        <w:t>port.  T</w:t>
      </w:r>
      <w:r w:rsidR="00FF5EE6">
        <w:t>he system displays the message</w:t>
      </w:r>
      <w:r>
        <w:t xml:space="preserve"> below if either the flash memory is not inserted or if directory \</w:t>
      </w:r>
      <w:r w:rsidRPr="00ED4721">
        <w:rPr>
          <w:b/>
          <w:bCs/>
        </w:rPr>
        <w:t>Arrived</w:t>
      </w:r>
      <w:r>
        <w:t xml:space="preserve"> is not present in the device.</w:t>
      </w:r>
    </w:p>
    <w:p w14:paraId="48D7D401" w14:textId="6BF5EFAC" w:rsidR="00636E5B" w:rsidRDefault="00FF5EE6" w:rsidP="00E64DE0">
      <w:pPr>
        <w:jc w:val="both"/>
      </w:pPr>
      <w:r>
        <w:rPr>
          <w:noProof/>
        </w:rPr>
        <w:drawing>
          <wp:inline distT="0" distB="0" distL="0" distR="0" wp14:anchorId="2EBAFDFA" wp14:editId="19D3C33E">
            <wp:extent cx="4857750" cy="749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7750" cy="749300"/>
                    </a:xfrm>
                    <a:prstGeom prst="rect">
                      <a:avLst/>
                    </a:prstGeom>
                  </pic:spPr>
                </pic:pic>
              </a:graphicData>
            </a:graphic>
          </wp:inline>
        </w:drawing>
      </w:r>
      <w:r w:rsidR="00C620DB">
        <w:t xml:space="preserve"> </w:t>
      </w:r>
      <w:r w:rsidR="00636E5B">
        <w:t xml:space="preserve"> </w:t>
      </w:r>
    </w:p>
    <w:p w14:paraId="54F884A2" w14:textId="09DFBFF2" w:rsidR="00FF5EE6" w:rsidRDefault="00825472" w:rsidP="00E64DE0">
      <w:pPr>
        <w:jc w:val="both"/>
      </w:pPr>
      <w:r>
        <w:t xml:space="preserve">After dismissing the message with the </w:t>
      </w:r>
      <w:r>
        <w:rPr>
          <w:noProof/>
        </w:rPr>
        <w:drawing>
          <wp:inline distT="0" distB="0" distL="0" distR="0" wp14:anchorId="5ED8ADE1" wp14:editId="724F06DB">
            <wp:extent cx="495300" cy="12904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897" cy="137016"/>
                    </a:xfrm>
                    <a:prstGeom prst="rect">
                      <a:avLst/>
                    </a:prstGeom>
                  </pic:spPr>
                </pic:pic>
              </a:graphicData>
            </a:graphic>
          </wp:inline>
        </w:drawing>
      </w:r>
      <w:r w:rsidR="007A7671">
        <w:t xml:space="preserve"> button</w:t>
      </w:r>
      <w:r w:rsidR="00553B00">
        <w:t>,</w:t>
      </w:r>
      <w:r>
        <w:t xml:space="preserve"> </w:t>
      </w:r>
      <w:r w:rsidR="00FF5EE6">
        <w:t xml:space="preserve">If the flash memory is not </w:t>
      </w:r>
      <w:r w:rsidR="00553B00">
        <w:t xml:space="preserve">yet </w:t>
      </w:r>
      <w:r w:rsidR="00FF5EE6">
        <w:t xml:space="preserve">connected it displays the </w:t>
      </w:r>
      <w:r w:rsidR="00553B00">
        <w:t xml:space="preserve">following </w:t>
      </w:r>
      <w:r w:rsidR="00FF5EE6">
        <w:t xml:space="preserve">message </w:t>
      </w:r>
      <w:r w:rsidR="00553B00">
        <w:t>and the operation is cancelled.  The same steps take place to back-up directory \</w:t>
      </w:r>
      <w:r w:rsidR="00553B00" w:rsidRPr="00ED4721">
        <w:rPr>
          <w:b/>
          <w:bCs/>
        </w:rPr>
        <w:t>Closed</w:t>
      </w:r>
      <w:r w:rsidR="00553B00">
        <w:t>.</w:t>
      </w:r>
    </w:p>
    <w:p w14:paraId="4B35C678" w14:textId="41F8B662" w:rsidR="00FF5EE6" w:rsidRDefault="00FF5EE6" w:rsidP="00E64DE0">
      <w:pPr>
        <w:jc w:val="both"/>
      </w:pPr>
      <w:r>
        <w:rPr>
          <w:noProof/>
        </w:rPr>
        <w:drawing>
          <wp:inline distT="0" distB="0" distL="0" distR="0" wp14:anchorId="07722DBB" wp14:editId="565CD232">
            <wp:extent cx="5575300" cy="6350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5300" cy="635000"/>
                    </a:xfrm>
                    <a:prstGeom prst="rect">
                      <a:avLst/>
                    </a:prstGeom>
                  </pic:spPr>
                </pic:pic>
              </a:graphicData>
            </a:graphic>
          </wp:inline>
        </w:drawing>
      </w:r>
    </w:p>
    <w:p w14:paraId="7D79AEDB" w14:textId="7EE82086" w:rsidR="00FF5EE6" w:rsidRDefault="00553B00" w:rsidP="00E64DE0">
      <w:pPr>
        <w:jc w:val="both"/>
      </w:pPr>
      <w:r>
        <w:lastRenderedPageBreak/>
        <w:t xml:space="preserve">If </w:t>
      </w:r>
      <w:r w:rsidR="007A7671">
        <w:t xml:space="preserve">all goes all right </w:t>
      </w:r>
      <w:r>
        <w:t>a</w:t>
      </w:r>
      <w:r w:rsidR="00FF5EE6">
        <w:t xml:space="preserve">fter the back-up is </w:t>
      </w:r>
      <w:r>
        <w:t>completed</w:t>
      </w:r>
      <w:r w:rsidR="007A7671">
        <w:t>,</w:t>
      </w:r>
      <w:r>
        <w:t xml:space="preserve"> a </w:t>
      </w:r>
      <w:r w:rsidR="00FF5EE6">
        <w:t>message is displayed</w:t>
      </w:r>
      <w:r>
        <w:t xml:space="preserve"> to acknowledge the success of the bac</w:t>
      </w:r>
      <w:r w:rsidR="00ED4721">
        <w:t>k</w:t>
      </w:r>
      <w:r>
        <w:t>-up operation</w:t>
      </w:r>
      <w:r w:rsidR="007A7671">
        <w:t xml:space="preserve"> of the \</w:t>
      </w:r>
      <w:r w:rsidR="007A7671" w:rsidRPr="007A7671">
        <w:rPr>
          <w:b/>
          <w:bCs/>
        </w:rPr>
        <w:t>Arrived</w:t>
      </w:r>
      <w:r w:rsidR="007A7671">
        <w:t xml:space="preserve"> directory</w:t>
      </w:r>
      <w:r w:rsidR="00FF5EE6">
        <w:t xml:space="preserve">.  The </w:t>
      </w:r>
      <w:r w:rsidR="007A7671">
        <w:t xml:space="preserve">same kind of </w:t>
      </w:r>
      <w:r w:rsidR="00FF5EE6">
        <w:t>message is repeated for the \</w:t>
      </w:r>
      <w:r w:rsidR="00FF5EE6" w:rsidRPr="007A7671">
        <w:rPr>
          <w:b/>
          <w:bCs/>
        </w:rPr>
        <w:t>Closed</w:t>
      </w:r>
      <w:r w:rsidR="00FF5EE6">
        <w:t xml:space="preserve"> directory</w:t>
      </w:r>
      <w:r>
        <w:t>.</w:t>
      </w:r>
    </w:p>
    <w:p w14:paraId="09BF445F" w14:textId="32F7AD26" w:rsidR="00553B00" w:rsidRDefault="00FF5EE6" w:rsidP="00E64DE0">
      <w:pPr>
        <w:jc w:val="both"/>
      </w:pPr>
      <w:r>
        <w:rPr>
          <w:noProof/>
        </w:rPr>
        <w:drawing>
          <wp:inline distT="0" distB="0" distL="0" distR="0" wp14:anchorId="2216169A" wp14:editId="3923F37D">
            <wp:extent cx="4159250" cy="74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59250" cy="749300"/>
                    </a:xfrm>
                    <a:prstGeom prst="rect">
                      <a:avLst/>
                    </a:prstGeom>
                  </pic:spPr>
                </pic:pic>
              </a:graphicData>
            </a:graphic>
          </wp:inline>
        </w:drawing>
      </w:r>
    </w:p>
    <w:p w14:paraId="62BA66BD" w14:textId="77777777" w:rsidR="00553B00" w:rsidRDefault="00553B00" w:rsidP="00E64DE0">
      <w:pPr>
        <w:jc w:val="both"/>
      </w:pPr>
    </w:p>
    <w:p w14:paraId="4A0099D9" w14:textId="3F8E1294" w:rsidR="00553B00" w:rsidRDefault="00553B00" w:rsidP="00FE6AC5">
      <w:pPr>
        <w:pStyle w:val="Heading1"/>
        <w:rPr>
          <w:noProof/>
        </w:rPr>
      </w:pPr>
      <w:bookmarkStart w:id="64" w:name="_Toc48054559"/>
      <w:r>
        <w:rPr>
          <w:noProof/>
        </w:rPr>
        <w:t>1</w:t>
      </w:r>
      <w:r w:rsidR="00FE6AC5">
        <w:rPr>
          <w:noProof/>
        </w:rPr>
        <w:t>4</w:t>
      </w:r>
      <w:r w:rsidRPr="00011753">
        <w:rPr>
          <w:noProof/>
        </w:rPr>
        <w:t xml:space="preserve">. </w:t>
      </w:r>
      <w:r>
        <w:rPr>
          <w:noProof/>
        </w:rPr>
        <w:t>Exit (Esc)</w:t>
      </w:r>
      <w:bookmarkEnd w:id="64"/>
    </w:p>
    <w:p w14:paraId="154FC31D" w14:textId="51B66ABC" w:rsidR="00553B00" w:rsidRDefault="00553B00" w:rsidP="00E64DE0">
      <w:pPr>
        <w:jc w:val="both"/>
      </w:pPr>
      <w:r>
        <w:rPr>
          <w:noProof/>
        </w:rPr>
        <w:drawing>
          <wp:inline distT="0" distB="0" distL="0" distR="0" wp14:anchorId="01F13020" wp14:editId="40597B27">
            <wp:extent cx="3594100" cy="25336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4100" cy="2533650"/>
                    </a:xfrm>
                    <a:prstGeom prst="rect">
                      <a:avLst/>
                    </a:prstGeom>
                  </pic:spPr>
                </pic:pic>
              </a:graphicData>
            </a:graphic>
          </wp:inline>
        </w:drawing>
      </w:r>
    </w:p>
    <w:p w14:paraId="5E299F36" w14:textId="1A37FA79" w:rsidR="00553B00" w:rsidRDefault="00553B00" w:rsidP="00E64DE0">
      <w:pPr>
        <w:jc w:val="both"/>
      </w:pPr>
      <w:r>
        <w:t xml:space="preserve">It is important to properly exit the </w:t>
      </w:r>
      <w:r w:rsidR="00A65AF4">
        <w:t>central office system.  This can be done with option “</w:t>
      </w:r>
      <w:r w:rsidR="00A65AF4" w:rsidRPr="00A65AF4">
        <w:rPr>
          <w:b/>
          <w:bCs/>
        </w:rPr>
        <w:t>X Exi</w:t>
      </w:r>
      <w:r w:rsidR="000D1078">
        <w:rPr>
          <w:b/>
          <w:bCs/>
        </w:rPr>
        <w:t>t</w:t>
      </w:r>
      <w:r w:rsidR="00A65AF4" w:rsidRPr="00A65AF4">
        <w:rPr>
          <w:b/>
          <w:bCs/>
        </w:rPr>
        <w:t xml:space="preserve"> (Esc)</w:t>
      </w:r>
      <w:r w:rsidR="00A65AF4">
        <w:t xml:space="preserve">”.  </w:t>
      </w:r>
      <w:r w:rsidR="000D1078">
        <w:t>This option can also be accomplished by simply pressing the Esc (Escape) key</w:t>
      </w:r>
      <w:r w:rsidR="00403D67">
        <w:t xml:space="preserve"> while the menu is on focus</w:t>
      </w:r>
      <w:r w:rsidR="000D1078">
        <w:t>.  It is recommended to exit the system if the Administrator is not going to be in the office where the desktop with the central office installed is located.  This is as a precaution to avoid inadvertently misuse of the system by people not familiar with it.  The system remembers the latest Supervisor and Cluster numbers that were used and</w:t>
      </w:r>
      <w:r w:rsidR="001D2C67">
        <w:t>,</w:t>
      </w:r>
      <w:r w:rsidR="000D1078">
        <w:t xml:space="preserve"> as a result</w:t>
      </w:r>
      <w:r w:rsidR="001D2C67">
        <w:t>,</w:t>
      </w:r>
      <w:r w:rsidR="000D1078">
        <w:t xml:space="preserve"> getting back into the system is </w:t>
      </w:r>
      <w:r w:rsidR="007A7671">
        <w:t xml:space="preserve">just </w:t>
      </w:r>
      <w:r w:rsidR="000D1078">
        <w:t xml:space="preserve">a matter of </w:t>
      </w:r>
      <w:r w:rsidR="007A7671">
        <w:t xml:space="preserve">launching the system and </w:t>
      </w:r>
      <w:r w:rsidR="000D1078">
        <w:t>hitting the enter key a couple of times.</w:t>
      </w:r>
    </w:p>
    <w:sectPr w:rsidR="00553B00" w:rsidSect="00177E73">
      <w:headerReference w:type="default" r:id="rId52"/>
      <w:footerReference w:type="default" r:id="rId53"/>
      <w:pgSz w:w="11909" w:h="16834" w:code="9"/>
      <w:pgMar w:top="1152" w:right="1440" w:bottom="1440" w:left="1152"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F28B5" w14:textId="77777777" w:rsidR="00551DCB" w:rsidRDefault="00551DCB">
      <w:r>
        <w:separator/>
      </w:r>
    </w:p>
  </w:endnote>
  <w:endnote w:type="continuationSeparator" w:id="0">
    <w:p w14:paraId="4967C4F4" w14:textId="77777777" w:rsidR="00551DCB" w:rsidRDefault="00551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Arial"/>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JMLN D+ Gill Sans">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2944"/>
      <w:docPartObj>
        <w:docPartGallery w:val="Page Numbers (Bottom of Page)"/>
        <w:docPartUnique/>
      </w:docPartObj>
    </w:sdtPr>
    <w:sdtEndPr/>
    <w:sdtContent>
      <w:sdt>
        <w:sdtPr>
          <w:id w:val="565050477"/>
          <w:docPartObj>
            <w:docPartGallery w:val="Page Numbers (Top of Page)"/>
            <w:docPartUnique/>
          </w:docPartObj>
        </w:sdtPr>
        <w:sdtEndPr/>
        <w:sdtContent>
          <w:p w14:paraId="6729359E" w14:textId="77777777" w:rsidR="00C32175" w:rsidRDefault="00C32175">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47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54</w:t>
            </w:r>
            <w:r>
              <w:rPr>
                <w:b/>
                <w:sz w:val="24"/>
                <w:szCs w:val="24"/>
              </w:rPr>
              <w:fldChar w:fldCharType="end"/>
            </w:r>
          </w:p>
        </w:sdtContent>
      </w:sdt>
    </w:sdtContent>
  </w:sdt>
  <w:p w14:paraId="32FAE995" w14:textId="77777777" w:rsidR="00C32175" w:rsidRPr="002A3F68" w:rsidRDefault="00C32175" w:rsidP="00AF3D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F9F26" w14:textId="77777777" w:rsidR="00551DCB" w:rsidRDefault="00551DCB">
      <w:r>
        <w:separator/>
      </w:r>
    </w:p>
  </w:footnote>
  <w:footnote w:type="continuationSeparator" w:id="0">
    <w:p w14:paraId="296822DA" w14:textId="77777777" w:rsidR="00551DCB" w:rsidRDefault="00551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76EC" w14:textId="77777777" w:rsidR="00C32175" w:rsidRDefault="00C32175">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1659F"/>
    <w:multiLevelType w:val="hybridMultilevel"/>
    <w:tmpl w:val="B9D82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62E90"/>
    <w:multiLevelType w:val="hybridMultilevel"/>
    <w:tmpl w:val="E6BE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554451"/>
    <w:multiLevelType w:val="hybridMultilevel"/>
    <w:tmpl w:val="2A9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7E5A17"/>
    <w:multiLevelType w:val="hybridMultilevel"/>
    <w:tmpl w:val="BB62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F22D7A"/>
    <w:multiLevelType w:val="hybridMultilevel"/>
    <w:tmpl w:val="C992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06410D"/>
    <w:multiLevelType w:val="hybridMultilevel"/>
    <w:tmpl w:val="AEC0983C"/>
    <w:lvl w:ilvl="0" w:tplc="D95E99CE">
      <w:start w:val="1"/>
      <w:numFmt w:val="bullet"/>
      <w:pStyle w:val="ListBullet2"/>
      <w:lvlText w:val=""/>
      <w:lvlJc w:val="left"/>
      <w:pPr>
        <w:tabs>
          <w:tab w:val="num" w:pos="810"/>
        </w:tabs>
        <w:ind w:left="810" w:hanging="360"/>
      </w:pPr>
      <w:rPr>
        <w:rFonts w:ascii="Symbol" w:hAnsi="Symbol" w:cs="Symbol" w:hint="default"/>
        <w:b/>
        <w:bCs/>
        <w:i w:val="0"/>
        <w:iCs w:val="0"/>
        <w:caps w:val="0"/>
        <w:strike w:val="0"/>
        <w:dstrike w:val="0"/>
        <w:vanish w:val="0"/>
        <w:color w:val="000000"/>
        <w:sz w:val="24"/>
        <w:szCs w:val="24"/>
        <w:vertAlign w:val="baseline"/>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6" w15:restartNumberingAfterBreak="0">
    <w:nsid w:val="637E3792"/>
    <w:multiLevelType w:val="hybridMultilevel"/>
    <w:tmpl w:val="2DAED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8E3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num w:numId="1">
    <w:abstractNumId w:val="5"/>
  </w:num>
  <w:num w:numId="2">
    <w:abstractNumId w:val="6"/>
  </w:num>
  <w:num w:numId="3">
    <w:abstractNumId w:val="2"/>
  </w:num>
  <w:num w:numId="4">
    <w:abstractNumId w:val="1"/>
  </w:num>
  <w:num w:numId="5">
    <w:abstractNumId w:val="4"/>
  </w:num>
  <w:num w:numId="6">
    <w:abstractNumId w:val="3"/>
  </w:num>
  <w:num w:numId="7">
    <w:abstractNumId w:val="0"/>
  </w:num>
  <w:num w:numId="8">
    <w:abstractNumId w:val="7"/>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urvis, Keith">
    <w15:presenceInfo w15:providerId="AD" w15:userId="S::21701@Icf.com::598b99ce-3dba-4fe3-b3fe-275042318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0"/>
  <w:embedSystemFonts/>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es-ES_tradnl" w:vendorID="64" w:dllVersion="6" w:nlCheck="1" w:checkStyle="1"/>
  <w:activeWritingStyle w:appName="MSWord" w:lang="en-US" w:vendorID="64" w:dllVersion="0" w:nlCheck="1" w:checkStyle="0"/>
  <w:proofState w:spelling="clean" w:grammar="clean"/>
  <w:trackRevisions/>
  <w:defaultTabStop w:val="720"/>
  <w:hyphenationZone w:val="425"/>
  <w:doNotHyphenateCaps/>
  <w:drawingGridHorizontalSpacing w:val="120"/>
  <w:drawingGridVerticalSpacing w:val="163"/>
  <w:displayHorizontalDrawingGridEvery w:val="0"/>
  <w:displayVerticalDrawingGridEvery w:val="2"/>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4E7"/>
    <w:rsid w:val="00001A55"/>
    <w:rsid w:val="00003B2D"/>
    <w:rsid w:val="000047BD"/>
    <w:rsid w:val="00004ECD"/>
    <w:rsid w:val="00005864"/>
    <w:rsid w:val="000062E8"/>
    <w:rsid w:val="0000634A"/>
    <w:rsid w:val="0000739F"/>
    <w:rsid w:val="00007616"/>
    <w:rsid w:val="00007A8B"/>
    <w:rsid w:val="00011150"/>
    <w:rsid w:val="0001152C"/>
    <w:rsid w:val="00011753"/>
    <w:rsid w:val="00012373"/>
    <w:rsid w:val="00013565"/>
    <w:rsid w:val="00014144"/>
    <w:rsid w:val="00014A88"/>
    <w:rsid w:val="0001567C"/>
    <w:rsid w:val="00016877"/>
    <w:rsid w:val="00016BD9"/>
    <w:rsid w:val="00016C67"/>
    <w:rsid w:val="00016E3F"/>
    <w:rsid w:val="00017139"/>
    <w:rsid w:val="0002070D"/>
    <w:rsid w:val="0002095F"/>
    <w:rsid w:val="00020E23"/>
    <w:rsid w:val="000236AA"/>
    <w:rsid w:val="000260D0"/>
    <w:rsid w:val="00026804"/>
    <w:rsid w:val="00026C86"/>
    <w:rsid w:val="00026F6C"/>
    <w:rsid w:val="00027877"/>
    <w:rsid w:val="000301D4"/>
    <w:rsid w:val="00030623"/>
    <w:rsid w:val="000312C3"/>
    <w:rsid w:val="00031D6A"/>
    <w:rsid w:val="00031ED3"/>
    <w:rsid w:val="00032A5D"/>
    <w:rsid w:val="00032B51"/>
    <w:rsid w:val="0003303A"/>
    <w:rsid w:val="00033B05"/>
    <w:rsid w:val="0003471C"/>
    <w:rsid w:val="00034755"/>
    <w:rsid w:val="000365B8"/>
    <w:rsid w:val="000369C7"/>
    <w:rsid w:val="00036F77"/>
    <w:rsid w:val="0003758F"/>
    <w:rsid w:val="00037987"/>
    <w:rsid w:val="00037BFF"/>
    <w:rsid w:val="00040796"/>
    <w:rsid w:val="0004139B"/>
    <w:rsid w:val="0004181E"/>
    <w:rsid w:val="00041B40"/>
    <w:rsid w:val="00041C68"/>
    <w:rsid w:val="0004271F"/>
    <w:rsid w:val="00042BC9"/>
    <w:rsid w:val="00044696"/>
    <w:rsid w:val="00045168"/>
    <w:rsid w:val="00045D24"/>
    <w:rsid w:val="00045F2A"/>
    <w:rsid w:val="00046249"/>
    <w:rsid w:val="00046330"/>
    <w:rsid w:val="00047853"/>
    <w:rsid w:val="00047FFE"/>
    <w:rsid w:val="00050253"/>
    <w:rsid w:val="00051856"/>
    <w:rsid w:val="00052B2E"/>
    <w:rsid w:val="000532CE"/>
    <w:rsid w:val="00054632"/>
    <w:rsid w:val="00054D75"/>
    <w:rsid w:val="0005559B"/>
    <w:rsid w:val="00055861"/>
    <w:rsid w:val="00056470"/>
    <w:rsid w:val="000571E6"/>
    <w:rsid w:val="00057718"/>
    <w:rsid w:val="00061408"/>
    <w:rsid w:val="0006367F"/>
    <w:rsid w:val="0006445F"/>
    <w:rsid w:val="00065371"/>
    <w:rsid w:val="0006594E"/>
    <w:rsid w:val="00065B28"/>
    <w:rsid w:val="00066927"/>
    <w:rsid w:val="00066CEA"/>
    <w:rsid w:val="00067757"/>
    <w:rsid w:val="00070B87"/>
    <w:rsid w:val="0007142D"/>
    <w:rsid w:val="000717B0"/>
    <w:rsid w:val="00072420"/>
    <w:rsid w:val="00074740"/>
    <w:rsid w:val="00075EF1"/>
    <w:rsid w:val="0008049D"/>
    <w:rsid w:val="00080AFE"/>
    <w:rsid w:val="00081459"/>
    <w:rsid w:val="00081D6B"/>
    <w:rsid w:val="0008207E"/>
    <w:rsid w:val="00082128"/>
    <w:rsid w:val="0008415F"/>
    <w:rsid w:val="00084436"/>
    <w:rsid w:val="000846ED"/>
    <w:rsid w:val="000847DA"/>
    <w:rsid w:val="00085D30"/>
    <w:rsid w:val="000863BD"/>
    <w:rsid w:val="00086975"/>
    <w:rsid w:val="000875B5"/>
    <w:rsid w:val="00090933"/>
    <w:rsid w:val="00090949"/>
    <w:rsid w:val="00090A0A"/>
    <w:rsid w:val="00090B01"/>
    <w:rsid w:val="00090B7F"/>
    <w:rsid w:val="0009134A"/>
    <w:rsid w:val="00091892"/>
    <w:rsid w:val="00091FE7"/>
    <w:rsid w:val="0009221F"/>
    <w:rsid w:val="00092480"/>
    <w:rsid w:val="00092684"/>
    <w:rsid w:val="00094DEE"/>
    <w:rsid w:val="00094F13"/>
    <w:rsid w:val="0009643A"/>
    <w:rsid w:val="00097972"/>
    <w:rsid w:val="000A0827"/>
    <w:rsid w:val="000A1A98"/>
    <w:rsid w:val="000A2045"/>
    <w:rsid w:val="000A228C"/>
    <w:rsid w:val="000A2807"/>
    <w:rsid w:val="000A2833"/>
    <w:rsid w:val="000A2EEC"/>
    <w:rsid w:val="000A36CF"/>
    <w:rsid w:val="000A466B"/>
    <w:rsid w:val="000A5A06"/>
    <w:rsid w:val="000A66E4"/>
    <w:rsid w:val="000A6F70"/>
    <w:rsid w:val="000A7BA2"/>
    <w:rsid w:val="000B0497"/>
    <w:rsid w:val="000B087C"/>
    <w:rsid w:val="000B2628"/>
    <w:rsid w:val="000B2905"/>
    <w:rsid w:val="000B36C6"/>
    <w:rsid w:val="000B3A26"/>
    <w:rsid w:val="000B4D48"/>
    <w:rsid w:val="000B579E"/>
    <w:rsid w:val="000B5F0D"/>
    <w:rsid w:val="000B6844"/>
    <w:rsid w:val="000C03E9"/>
    <w:rsid w:val="000C06DD"/>
    <w:rsid w:val="000C47EC"/>
    <w:rsid w:val="000C4F38"/>
    <w:rsid w:val="000C5C36"/>
    <w:rsid w:val="000C5CA7"/>
    <w:rsid w:val="000C6081"/>
    <w:rsid w:val="000C7230"/>
    <w:rsid w:val="000C7C46"/>
    <w:rsid w:val="000D0F70"/>
    <w:rsid w:val="000D1078"/>
    <w:rsid w:val="000D1C5C"/>
    <w:rsid w:val="000D1CB6"/>
    <w:rsid w:val="000D1CEE"/>
    <w:rsid w:val="000D2CD7"/>
    <w:rsid w:val="000D2CF1"/>
    <w:rsid w:val="000D39FC"/>
    <w:rsid w:val="000D3B11"/>
    <w:rsid w:val="000D4AFE"/>
    <w:rsid w:val="000D4FB7"/>
    <w:rsid w:val="000D51D3"/>
    <w:rsid w:val="000D5F20"/>
    <w:rsid w:val="000D6986"/>
    <w:rsid w:val="000D6EAF"/>
    <w:rsid w:val="000D6EE9"/>
    <w:rsid w:val="000D78F9"/>
    <w:rsid w:val="000E0139"/>
    <w:rsid w:val="000E088A"/>
    <w:rsid w:val="000E0ED9"/>
    <w:rsid w:val="000E2498"/>
    <w:rsid w:val="000E27E6"/>
    <w:rsid w:val="000E2B99"/>
    <w:rsid w:val="000E5852"/>
    <w:rsid w:val="000E66D5"/>
    <w:rsid w:val="000E6E48"/>
    <w:rsid w:val="000E7CD8"/>
    <w:rsid w:val="000F1493"/>
    <w:rsid w:val="000F28C5"/>
    <w:rsid w:val="000F39D4"/>
    <w:rsid w:val="000F3DA4"/>
    <w:rsid w:val="000F4BBE"/>
    <w:rsid w:val="000F5071"/>
    <w:rsid w:val="000F5BF6"/>
    <w:rsid w:val="000F5D6B"/>
    <w:rsid w:val="000F5E96"/>
    <w:rsid w:val="000F6156"/>
    <w:rsid w:val="000F6F17"/>
    <w:rsid w:val="000F7B17"/>
    <w:rsid w:val="00100C46"/>
    <w:rsid w:val="001035D9"/>
    <w:rsid w:val="001038F4"/>
    <w:rsid w:val="001046C4"/>
    <w:rsid w:val="001049C9"/>
    <w:rsid w:val="00105C57"/>
    <w:rsid w:val="0010688C"/>
    <w:rsid w:val="00106967"/>
    <w:rsid w:val="001069C3"/>
    <w:rsid w:val="001071D1"/>
    <w:rsid w:val="0011025E"/>
    <w:rsid w:val="00111AD6"/>
    <w:rsid w:val="00112806"/>
    <w:rsid w:val="00112CD4"/>
    <w:rsid w:val="00113049"/>
    <w:rsid w:val="00113738"/>
    <w:rsid w:val="00114837"/>
    <w:rsid w:val="00114E49"/>
    <w:rsid w:val="00117929"/>
    <w:rsid w:val="0012160A"/>
    <w:rsid w:val="001220D2"/>
    <w:rsid w:val="001233BE"/>
    <w:rsid w:val="00123C39"/>
    <w:rsid w:val="00123DF8"/>
    <w:rsid w:val="001241C7"/>
    <w:rsid w:val="00124329"/>
    <w:rsid w:val="001248C6"/>
    <w:rsid w:val="0012560A"/>
    <w:rsid w:val="00125655"/>
    <w:rsid w:val="0012673D"/>
    <w:rsid w:val="001271B4"/>
    <w:rsid w:val="00127B86"/>
    <w:rsid w:val="00127CEC"/>
    <w:rsid w:val="001301F7"/>
    <w:rsid w:val="00130DC7"/>
    <w:rsid w:val="00134334"/>
    <w:rsid w:val="00134577"/>
    <w:rsid w:val="001351CE"/>
    <w:rsid w:val="00135806"/>
    <w:rsid w:val="00137360"/>
    <w:rsid w:val="00140A16"/>
    <w:rsid w:val="00141D92"/>
    <w:rsid w:val="001425A1"/>
    <w:rsid w:val="001428AF"/>
    <w:rsid w:val="00143D53"/>
    <w:rsid w:val="001441B0"/>
    <w:rsid w:val="0014468C"/>
    <w:rsid w:val="00144F8D"/>
    <w:rsid w:val="00145035"/>
    <w:rsid w:val="001467A3"/>
    <w:rsid w:val="00147919"/>
    <w:rsid w:val="00147DAD"/>
    <w:rsid w:val="00147E15"/>
    <w:rsid w:val="00152710"/>
    <w:rsid w:val="00153471"/>
    <w:rsid w:val="00153FAF"/>
    <w:rsid w:val="00154B2C"/>
    <w:rsid w:val="00155E20"/>
    <w:rsid w:val="0015672D"/>
    <w:rsid w:val="0016031F"/>
    <w:rsid w:val="00160438"/>
    <w:rsid w:val="00160757"/>
    <w:rsid w:val="00160ABD"/>
    <w:rsid w:val="00160B8D"/>
    <w:rsid w:val="00160EFB"/>
    <w:rsid w:val="00160FB6"/>
    <w:rsid w:val="00161719"/>
    <w:rsid w:val="0016180C"/>
    <w:rsid w:val="00162548"/>
    <w:rsid w:val="00162964"/>
    <w:rsid w:val="001633BC"/>
    <w:rsid w:val="00163447"/>
    <w:rsid w:val="00163A01"/>
    <w:rsid w:val="00165D07"/>
    <w:rsid w:val="00166347"/>
    <w:rsid w:val="0016646A"/>
    <w:rsid w:val="00166F00"/>
    <w:rsid w:val="001679FE"/>
    <w:rsid w:val="00167B95"/>
    <w:rsid w:val="0017001E"/>
    <w:rsid w:val="00170744"/>
    <w:rsid w:val="00170FA4"/>
    <w:rsid w:val="00171F8E"/>
    <w:rsid w:val="00172160"/>
    <w:rsid w:val="00172886"/>
    <w:rsid w:val="00173302"/>
    <w:rsid w:val="001739DF"/>
    <w:rsid w:val="00173FCE"/>
    <w:rsid w:val="00175A98"/>
    <w:rsid w:val="00177E73"/>
    <w:rsid w:val="00180555"/>
    <w:rsid w:val="0018272A"/>
    <w:rsid w:val="00182B6E"/>
    <w:rsid w:val="00182EFF"/>
    <w:rsid w:val="00182FA2"/>
    <w:rsid w:val="00183034"/>
    <w:rsid w:val="001837EA"/>
    <w:rsid w:val="00184005"/>
    <w:rsid w:val="00184982"/>
    <w:rsid w:val="001862B7"/>
    <w:rsid w:val="00190633"/>
    <w:rsid w:val="00191B96"/>
    <w:rsid w:val="001926BD"/>
    <w:rsid w:val="00194314"/>
    <w:rsid w:val="00194370"/>
    <w:rsid w:val="00194C8D"/>
    <w:rsid w:val="001952EC"/>
    <w:rsid w:val="00196E13"/>
    <w:rsid w:val="001977FA"/>
    <w:rsid w:val="001A025E"/>
    <w:rsid w:val="001A0467"/>
    <w:rsid w:val="001A0730"/>
    <w:rsid w:val="001A1E44"/>
    <w:rsid w:val="001A28D6"/>
    <w:rsid w:val="001A3D48"/>
    <w:rsid w:val="001A3ECC"/>
    <w:rsid w:val="001A4C63"/>
    <w:rsid w:val="001B0140"/>
    <w:rsid w:val="001B072A"/>
    <w:rsid w:val="001B13B0"/>
    <w:rsid w:val="001B2546"/>
    <w:rsid w:val="001B3208"/>
    <w:rsid w:val="001B456F"/>
    <w:rsid w:val="001B4FEC"/>
    <w:rsid w:val="001B54F0"/>
    <w:rsid w:val="001B566A"/>
    <w:rsid w:val="001B5B09"/>
    <w:rsid w:val="001B5CCD"/>
    <w:rsid w:val="001B5CE7"/>
    <w:rsid w:val="001B617C"/>
    <w:rsid w:val="001B6EA0"/>
    <w:rsid w:val="001B78B9"/>
    <w:rsid w:val="001B7BC3"/>
    <w:rsid w:val="001B7EF5"/>
    <w:rsid w:val="001B7F9A"/>
    <w:rsid w:val="001C09BA"/>
    <w:rsid w:val="001C2792"/>
    <w:rsid w:val="001C3D02"/>
    <w:rsid w:val="001C42E2"/>
    <w:rsid w:val="001C4399"/>
    <w:rsid w:val="001C5449"/>
    <w:rsid w:val="001C5597"/>
    <w:rsid w:val="001C58EB"/>
    <w:rsid w:val="001D149E"/>
    <w:rsid w:val="001D1E6E"/>
    <w:rsid w:val="001D2923"/>
    <w:rsid w:val="001D2C67"/>
    <w:rsid w:val="001D33E9"/>
    <w:rsid w:val="001D3809"/>
    <w:rsid w:val="001D3D8C"/>
    <w:rsid w:val="001D53F0"/>
    <w:rsid w:val="001D54CF"/>
    <w:rsid w:val="001D731C"/>
    <w:rsid w:val="001E03D7"/>
    <w:rsid w:val="001E0B94"/>
    <w:rsid w:val="001E11A5"/>
    <w:rsid w:val="001E171E"/>
    <w:rsid w:val="001E1918"/>
    <w:rsid w:val="001E200C"/>
    <w:rsid w:val="001E202D"/>
    <w:rsid w:val="001E248F"/>
    <w:rsid w:val="001E55A0"/>
    <w:rsid w:val="001E5999"/>
    <w:rsid w:val="001E632D"/>
    <w:rsid w:val="001E64A2"/>
    <w:rsid w:val="001E688C"/>
    <w:rsid w:val="001E6B33"/>
    <w:rsid w:val="001E78D1"/>
    <w:rsid w:val="001E78EB"/>
    <w:rsid w:val="001F1C8E"/>
    <w:rsid w:val="001F2EC7"/>
    <w:rsid w:val="001F3F66"/>
    <w:rsid w:val="001F43BA"/>
    <w:rsid w:val="001F450F"/>
    <w:rsid w:val="001F4FD5"/>
    <w:rsid w:val="001F517A"/>
    <w:rsid w:val="001F5DE6"/>
    <w:rsid w:val="001F62B9"/>
    <w:rsid w:val="001F62DB"/>
    <w:rsid w:val="001F66C7"/>
    <w:rsid w:val="001F68CA"/>
    <w:rsid w:val="001F6F10"/>
    <w:rsid w:val="001F6F2B"/>
    <w:rsid w:val="001F7FFA"/>
    <w:rsid w:val="0020112C"/>
    <w:rsid w:val="002013B8"/>
    <w:rsid w:val="0020276A"/>
    <w:rsid w:val="00202843"/>
    <w:rsid w:val="002032BB"/>
    <w:rsid w:val="00203EFF"/>
    <w:rsid w:val="002062E5"/>
    <w:rsid w:val="00207779"/>
    <w:rsid w:val="00210F47"/>
    <w:rsid w:val="00213195"/>
    <w:rsid w:val="00213295"/>
    <w:rsid w:val="00213B0B"/>
    <w:rsid w:val="002140BC"/>
    <w:rsid w:val="00214A10"/>
    <w:rsid w:val="002151D2"/>
    <w:rsid w:val="002157EB"/>
    <w:rsid w:val="00215E13"/>
    <w:rsid w:val="002164AF"/>
    <w:rsid w:val="00216C22"/>
    <w:rsid w:val="00216D27"/>
    <w:rsid w:val="002173D1"/>
    <w:rsid w:val="00217B2E"/>
    <w:rsid w:val="00217F76"/>
    <w:rsid w:val="002200DD"/>
    <w:rsid w:val="00220C43"/>
    <w:rsid w:val="00220CC4"/>
    <w:rsid w:val="002217BF"/>
    <w:rsid w:val="00221883"/>
    <w:rsid w:val="00221C68"/>
    <w:rsid w:val="002224C4"/>
    <w:rsid w:val="002225C6"/>
    <w:rsid w:val="00222D0D"/>
    <w:rsid w:val="00222EB3"/>
    <w:rsid w:val="00223DC7"/>
    <w:rsid w:val="00224362"/>
    <w:rsid w:val="00225699"/>
    <w:rsid w:val="002262ED"/>
    <w:rsid w:val="002301F0"/>
    <w:rsid w:val="002322AD"/>
    <w:rsid w:val="00232D86"/>
    <w:rsid w:val="002338F6"/>
    <w:rsid w:val="00233CE4"/>
    <w:rsid w:val="0023406E"/>
    <w:rsid w:val="002340BB"/>
    <w:rsid w:val="0023434B"/>
    <w:rsid w:val="002346AC"/>
    <w:rsid w:val="00234E1C"/>
    <w:rsid w:val="00235855"/>
    <w:rsid w:val="0023599E"/>
    <w:rsid w:val="00235EE1"/>
    <w:rsid w:val="0023651B"/>
    <w:rsid w:val="002374B8"/>
    <w:rsid w:val="00237965"/>
    <w:rsid w:val="002400CD"/>
    <w:rsid w:val="002400D5"/>
    <w:rsid w:val="00240C86"/>
    <w:rsid w:val="00241EF1"/>
    <w:rsid w:val="0024287B"/>
    <w:rsid w:val="002428A9"/>
    <w:rsid w:val="00243754"/>
    <w:rsid w:val="00244C05"/>
    <w:rsid w:val="00245000"/>
    <w:rsid w:val="0024580B"/>
    <w:rsid w:val="00246305"/>
    <w:rsid w:val="002466C1"/>
    <w:rsid w:val="00246B64"/>
    <w:rsid w:val="00246D86"/>
    <w:rsid w:val="0025009B"/>
    <w:rsid w:val="00250510"/>
    <w:rsid w:val="002509B8"/>
    <w:rsid w:val="00250B9E"/>
    <w:rsid w:val="00251C20"/>
    <w:rsid w:val="00251C30"/>
    <w:rsid w:val="00251E26"/>
    <w:rsid w:val="002525D7"/>
    <w:rsid w:val="002528C4"/>
    <w:rsid w:val="00252D32"/>
    <w:rsid w:val="00253200"/>
    <w:rsid w:val="002537FD"/>
    <w:rsid w:val="00254123"/>
    <w:rsid w:val="002546CA"/>
    <w:rsid w:val="00254DCC"/>
    <w:rsid w:val="00255521"/>
    <w:rsid w:val="00255F67"/>
    <w:rsid w:val="00255FF8"/>
    <w:rsid w:val="0025606D"/>
    <w:rsid w:val="00256F7F"/>
    <w:rsid w:val="002570A4"/>
    <w:rsid w:val="002608FF"/>
    <w:rsid w:val="002623A6"/>
    <w:rsid w:val="0026280A"/>
    <w:rsid w:val="002630E2"/>
    <w:rsid w:val="002632A7"/>
    <w:rsid w:val="002659FC"/>
    <w:rsid w:val="00266013"/>
    <w:rsid w:val="00267B04"/>
    <w:rsid w:val="00272BFD"/>
    <w:rsid w:val="00272C33"/>
    <w:rsid w:val="00273B5B"/>
    <w:rsid w:val="00273FF4"/>
    <w:rsid w:val="00274BBA"/>
    <w:rsid w:val="002754B1"/>
    <w:rsid w:val="00275607"/>
    <w:rsid w:val="00275EF1"/>
    <w:rsid w:val="00275FC0"/>
    <w:rsid w:val="00281B02"/>
    <w:rsid w:val="0028292C"/>
    <w:rsid w:val="0028300A"/>
    <w:rsid w:val="00284104"/>
    <w:rsid w:val="0028419D"/>
    <w:rsid w:val="002847ED"/>
    <w:rsid w:val="002849AF"/>
    <w:rsid w:val="002850AA"/>
    <w:rsid w:val="00285331"/>
    <w:rsid w:val="00286E52"/>
    <w:rsid w:val="00287663"/>
    <w:rsid w:val="002877DC"/>
    <w:rsid w:val="0028789E"/>
    <w:rsid w:val="002878A0"/>
    <w:rsid w:val="002878A1"/>
    <w:rsid w:val="00287B1F"/>
    <w:rsid w:val="00287C0C"/>
    <w:rsid w:val="00287E52"/>
    <w:rsid w:val="00291335"/>
    <w:rsid w:val="00293678"/>
    <w:rsid w:val="002937BC"/>
    <w:rsid w:val="00293978"/>
    <w:rsid w:val="00294B8A"/>
    <w:rsid w:val="00294D1D"/>
    <w:rsid w:val="0029504C"/>
    <w:rsid w:val="002955DC"/>
    <w:rsid w:val="00296453"/>
    <w:rsid w:val="002965EC"/>
    <w:rsid w:val="002966FD"/>
    <w:rsid w:val="002A091F"/>
    <w:rsid w:val="002A0F87"/>
    <w:rsid w:val="002A15EE"/>
    <w:rsid w:val="002A19D3"/>
    <w:rsid w:val="002A1A71"/>
    <w:rsid w:val="002A1ECD"/>
    <w:rsid w:val="002A39C7"/>
    <w:rsid w:val="002A3F68"/>
    <w:rsid w:val="002A5517"/>
    <w:rsid w:val="002A5B24"/>
    <w:rsid w:val="002A64FA"/>
    <w:rsid w:val="002A6C3F"/>
    <w:rsid w:val="002A6DE9"/>
    <w:rsid w:val="002A73F1"/>
    <w:rsid w:val="002A7921"/>
    <w:rsid w:val="002A7973"/>
    <w:rsid w:val="002B0397"/>
    <w:rsid w:val="002B0ABB"/>
    <w:rsid w:val="002B172C"/>
    <w:rsid w:val="002B28D0"/>
    <w:rsid w:val="002B28DB"/>
    <w:rsid w:val="002B28F6"/>
    <w:rsid w:val="002B3288"/>
    <w:rsid w:val="002B32E8"/>
    <w:rsid w:val="002B40DF"/>
    <w:rsid w:val="002B614C"/>
    <w:rsid w:val="002B6559"/>
    <w:rsid w:val="002B6CDB"/>
    <w:rsid w:val="002C1216"/>
    <w:rsid w:val="002C1ED5"/>
    <w:rsid w:val="002C2CAD"/>
    <w:rsid w:val="002C41EF"/>
    <w:rsid w:val="002C46DA"/>
    <w:rsid w:val="002C78A7"/>
    <w:rsid w:val="002D0A2E"/>
    <w:rsid w:val="002D0CA3"/>
    <w:rsid w:val="002D1F74"/>
    <w:rsid w:val="002D62FA"/>
    <w:rsid w:val="002D7A6B"/>
    <w:rsid w:val="002D7EEB"/>
    <w:rsid w:val="002E0B89"/>
    <w:rsid w:val="002E0F78"/>
    <w:rsid w:val="002E1768"/>
    <w:rsid w:val="002E19F4"/>
    <w:rsid w:val="002E24FD"/>
    <w:rsid w:val="002E2C54"/>
    <w:rsid w:val="002E38F3"/>
    <w:rsid w:val="002E4B45"/>
    <w:rsid w:val="002E4F3C"/>
    <w:rsid w:val="002E6C55"/>
    <w:rsid w:val="002E6CDA"/>
    <w:rsid w:val="002E78EA"/>
    <w:rsid w:val="002F0683"/>
    <w:rsid w:val="002F1214"/>
    <w:rsid w:val="002F1AB0"/>
    <w:rsid w:val="002F1C0F"/>
    <w:rsid w:val="002F35E2"/>
    <w:rsid w:val="002F3A5F"/>
    <w:rsid w:val="002F3D40"/>
    <w:rsid w:val="002F4345"/>
    <w:rsid w:val="002F4BD8"/>
    <w:rsid w:val="002F4E29"/>
    <w:rsid w:val="002F5A8F"/>
    <w:rsid w:val="002F5F5F"/>
    <w:rsid w:val="002F62A7"/>
    <w:rsid w:val="002F6584"/>
    <w:rsid w:val="002F682A"/>
    <w:rsid w:val="002F6C1A"/>
    <w:rsid w:val="002F6CE1"/>
    <w:rsid w:val="002F6FAB"/>
    <w:rsid w:val="003004FC"/>
    <w:rsid w:val="00300A62"/>
    <w:rsid w:val="00300C37"/>
    <w:rsid w:val="00301B81"/>
    <w:rsid w:val="00301F31"/>
    <w:rsid w:val="003044F0"/>
    <w:rsid w:val="00304535"/>
    <w:rsid w:val="00304A39"/>
    <w:rsid w:val="00304EF5"/>
    <w:rsid w:val="003078DE"/>
    <w:rsid w:val="00312648"/>
    <w:rsid w:val="00312B71"/>
    <w:rsid w:val="00312C30"/>
    <w:rsid w:val="0031311C"/>
    <w:rsid w:val="00313526"/>
    <w:rsid w:val="003135A2"/>
    <w:rsid w:val="0031385C"/>
    <w:rsid w:val="00315298"/>
    <w:rsid w:val="00315DA1"/>
    <w:rsid w:val="00316201"/>
    <w:rsid w:val="00316315"/>
    <w:rsid w:val="003166E9"/>
    <w:rsid w:val="00316732"/>
    <w:rsid w:val="00317528"/>
    <w:rsid w:val="00317E97"/>
    <w:rsid w:val="00322723"/>
    <w:rsid w:val="0032287F"/>
    <w:rsid w:val="00322D6E"/>
    <w:rsid w:val="00322F8B"/>
    <w:rsid w:val="003233E7"/>
    <w:rsid w:val="00323991"/>
    <w:rsid w:val="00323CED"/>
    <w:rsid w:val="00324D69"/>
    <w:rsid w:val="00325A21"/>
    <w:rsid w:val="003264D8"/>
    <w:rsid w:val="0032660A"/>
    <w:rsid w:val="00326B92"/>
    <w:rsid w:val="003271B4"/>
    <w:rsid w:val="00330174"/>
    <w:rsid w:val="003306C6"/>
    <w:rsid w:val="00330EB0"/>
    <w:rsid w:val="0033131B"/>
    <w:rsid w:val="0033164A"/>
    <w:rsid w:val="00331969"/>
    <w:rsid w:val="00332370"/>
    <w:rsid w:val="00333190"/>
    <w:rsid w:val="0033393E"/>
    <w:rsid w:val="00333E2E"/>
    <w:rsid w:val="00334519"/>
    <w:rsid w:val="00334521"/>
    <w:rsid w:val="0033580C"/>
    <w:rsid w:val="00335A4B"/>
    <w:rsid w:val="00335F1E"/>
    <w:rsid w:val="003370EA"/>
    <w:rsid w:val="003376AC"/>
    <w:rsid w:val="0033783C"/>
    <w:rsid w:val="00340023"/>
    <w:rsid w:val="0034081F"/>
    <w:rsid w:val="00340F01"/>
    <w:rsid w:val="00341757"/>
    <w:rsid w:val="00341817"/>
    <w:rsid w:val="00341E2C"/>
    <w:rsid w:val="00343373"/>
    <w:rsid w:val="00343C1D"/>
    <w:rsid w:val="0034404D"/>
    <w:rsid w:val="00344975"/>
    <w:rsid w:val="00344AD7"/>
    <w:rsid w:val="00345B63"/>
    <w:rsid w:val="00345BB7"/>
    <w:rsid w:val="00346130"/>
    <w:rsid w:val="003461B7"/>
    <w:rsid w:val="00346EF9"/>
    <w:rsid w:val="0034710F"/>
    <w:rsid w:val="0034713B"/>
    <w:rsid w:val="00351148"/>
    <w:rsid w:val="003515C7"/>
    <w:rsid w:val="0035168C"/>
    <w:rsid w:val="00351D37"/>
    <w:rsid w:val="00351DD6"/>
    <w:rsid w:val="00353A98"/>
    <w:rsid w:val="00354598"/>
    <w:rsid w:val="0035626B"/>
    <w:rsid w:val="003563EB"/>
    <w:rsid w:val="00357922"/>
    <w:rsid w:val="003622F9"/>
    <w:rsid w:val="00362830"/>
    <w:rsid w:val="003630DA"/>
    <w:rsid w:val="003638A0"/>
    <w:rsid w:val="00364A01"/>
    <w:rsid w:val="00364C0B"/>
    <w:rsid w:val="0036579A"/>
    <w:rsid w:val="00367388"/>
    <w:rsid w:val="0037036F"/>
    <w:rsid w:val="00370586"/>
    <w:rsid w:val="003709DB"/>
    <w:rsid w:val="00370B99"/>
    <w:rsid w:val="0037107D"/>
    <w:rsid w:val="00371427"/>
    <w:rsid w:val="0037194B"/>
    <w:rsid w:val="0037195E"/>
    <w:rsid w:val="00371ACF"/>
    <w:rsid w:val="00371BBC"/>
    <w:rsid w:val="003724D5"/>
    <w:rsid w:val="00373500"/>
    <w:rsid w:val="00373D39"/>
    <w:rsid w:val="003740B7"/>
    <w:rsid w:val="00374A4D"/>
    <w:rsid w:val="0037575B"/>
    <w:rsid w:val="003758EC"/>
    <w:rsid w:val="00375B51"/>
    <w:rsid w:val="00375E21"/>
    <w:rsid w:val="003769B8"/>
    <w:rsid w:val="00377458"/>
    <w:rsid w:val="00377B9C"/>
    <w:rsid w:val="003801DD"/>
    <w:rsid w:val="003801E5"/>
    <w:rsid w:val="003809EB"/>
    <w:rsid w:val="00380A0D"/>
    <w:rsid w:val="0038136B"/>
    <w:rsid w:val="00381740"/>
    <w:rsid w:val="00383B4F"/>
    <w:rsid w:val="00384754"/>
    <w:rsid w:val="00384E94"/>
    <w:rsid w:val="00385C88"/>
    <w:rsid w:val="003908F3"/>
    <w:rsid w:val="00390D9C"/>
    <w:rsid w:val="00391EB7"/>
    <w:rsid w:val="003936F2"/>
    <w:rsid w:val="0039547A"/>
    <w:rsid w:val="003969E9"/>
    <w:rsid w:val="003A015A"/>
    <w:rsid w:val="003A209E"/>
    <w:rsid w:val="003A475E"/>
    <w:rsid w:val="003A476F"/>
    <w:rsid w:val="003A6A09"/>
    <w:rsid w:val="003A6D0E"/>
    <w:rsid w:val="003B0BD8"/>
    <w:rsid w:val="003B1400"/>
    <w:rsid w:val="003B16C7"/>
    <w:rsid w:val="003B2408"/>
    <w:rsid w:val="003B43A0"/>
    <w:rsid w:val="003B6663"/>
    <w:rsid w:val="003B75E5"/>
    <w:rsid w:val="003C08FA"/>
    <w:rsid w:val="003C14E9"/>
    <w:rsid w:val="003C30BA"/>
    <w:rsid w:val="003C351E"/>
    <w:rsid w:val="003C3F17"/>
    <w:rsid w:val="003C45C3"/>
    <w:rsid w:val="003C5345"/>
    <w:rsid w:val="003C6A0B"/>
    <w:rsid w:val="003C776D"/>
    <w:rsid w:val="003C7D21"/>
    <w:rsid w:val="003C7FDC"/>
    <w:rsid w:val="003D074D"/>
    <w:rsid w:val="003D0CBB"/>
    <w:rsid w:val="003D13B1"/>
    <w:rsid w:val="003D1B15"/>
    <w:rsid w:val="003D1B33"/>
    <w:rsid w:val="003D1FA4"/>
    <w:rsid w:val="003D607B"/>
    <w:rsid w:val="003D69B0"/>
    <w:rsid w:val="003E0D83"/>
    <w:rsid w:val="003E1DE8"/>
    <w:rsid w:val="003E1F41"/>
    <w:rsid w:val="003E2AE6"/>
    <w:rsid w:val="003E3E24"/>
    <w:rsid w:val="003E4D3D"/>
    <w:rsid w:val="003E579E"/>
    <w:rsid w:val="003E5968"/>
    <w:rsid w:val="003E5BE3"/>
    <w:rsid w:val="003E6CDF"/>
    <w:rsid w:val="003E771C"/>
    <w:rsid w:val="003E7F95"/>
    <w:rsid w:val="003F1CA7"/>
    <w:rsid w:val="003F22F0"/>
    <w:rsid w:val="003F28E8"/>
    <w:rsid w:val="003F31B0"/>
    <w:rsid w:val="003F320D"/>
    <w:rsid w:val="003F4FAD"/>
    <w:rsid w:val="003F57BC"/>
    <w:rsid w:val="003F58DA"/>
    <w:rsid w:val="003F6C38"/>
    <w:rsid w:val="003F7CBF"/>
    <w:rsid w:val="0040081C"/>
    <w:rsid w:val="00402DF4"/>
    <w:rsid w:val="00403D67"/>
    <w:rsid w:val="00406086"/>
    <w:rsid w:val="00413202"/>
    <w:rsid w:val="00413BA4"/>
    <w:rsid w:val="00413E3C"/>
    <w:rsid w:val="0041505B"/>
    <w:rsid w:val="004160CC"/>
    <w:rsid w:val="00416242"/>
    <w:rsid w:val="0041625D"/>
    <w:rsid w:val="00420B8C"/>
    <w:rsid w:val="0042223A"/>
    <w:rsid w:val="00422288"/>
    <w:rsid w:val="00422CA4"/>
    <w:rsid w:val="0042305D"/>
    <w:rsid w:val="00423488"/>
    <w:rsid w:val="00424456"/>
    <w:rsid w:val="00424EF2"/>
    <w:rsid w:val="0042543C"/>
    <w:rsid w:val="0042624E"/>
    <w:rsid w:val="00426277"/>
    <w:rsid w:val="00426A9A"/>
    <w:rsid w:val="00426FEE"/>
    <w:rsid w:val="0042710C"/>
    <w:rsid w:val="004279D6"/>
    <w:rsid w:val="004306B4"/>
    <w:rsid w:val="00430DE4"/>
    <w:rsid w:val="00431102"/>
    <w:rsid w:val="00431563"/>
    <w:rsid w:val="004335B9"/>
    <w:rsid w:val="004336F4"/>
    <w:rsid w:val="004337BF"/>
    <w:rsid w:val="0043385A"/>
    <w:rsid w:val="00434F39"/>
    <w:rsid w:val="00436BAF"/>
    <w:rsid w:val="00437C6E"/>
    <w:rsid w:val="004401B7"/>
    <w:rsid w:val="004404D3"/>
    <w:rsid w:val="00441380"/>
    <w:rsid w:val="004424B6"/>
    <w:rsid w:val="0044287D"/>
    <w:rsid w:val="00443E4C"/>
    <w:rsid w:val="00444AF0"/>
    <w:rsid w:val="00444FA5"/>
    <w:rsid w:val="004451A1"/>
    <w:rsid w:val="00445AAD"/>
    <w:rsid w:val="00445CB3"/>
    <w:rsid w:val="004463E1"/>
    <w:rsid w:val="004466F5"/>
    <w:rsid w:val="00446ADA"/>
    <w:rsid w:val="00446D43"/>
    <w:rsid w:val="00447892"/>
    <w:rsid w:val="00447CD2"/>
    <w:rsid w:val="00447F73"/>
    <w:rsid w:val="004502D7"/>
    <w:rsid w:val="0045152E"/>
    <w:rsid w:val="004517EB"/>
    <w:rsid w:val="00451AC9"/>
    <w:rsid w:val="004520BA"/>
    <w:rsid w:val="00452F4B"/>
    <w:rsid w:val="0045355D"/>
    <w:rsid w:val="00453884"/>
    <w:rsid w:val="00453C2D"/>
    <w:rsid w:val="004545B6"/>
    <w:rsid w:val="00454BE5"/>
    <w:rsid w:val="00454DEB"/>
    <w:rsid w:val="00455CED"/>
    <w:rsid w:val="00456C94"/>
    <w:rsid w:val="00457822"/>
    <w:rsid w:val="00457F9E"/>
    <w:rsid w:val="004604FF"/>
    <w:rsid w:val="00460AE2"/>
    <w:rsid w:val="004613E5"/>
    <w:rsid w:val="00461F10"/>
    <w:rsid w:val="004632AE"/>
    <w:rsid w:val="004635F0"/>
    <w:rsid w:val="004645C4"/>
    <w:rsid w:val="00464684"/>
    <w:rsid w:val="00465A16"/>
    <w:rsid w:val="004663A5"/>
    <w:rsid w:val="0046699A"/>
    <w:rsid w:val="00466D86"/>
    <w:rsid w:val="00466DBB"/>
    <w:rsid w:val="00467125"/>
    <w:rsid w:val="00470286"/>
    <w:rsid w:val="004709FD"/>
    <w:rsid w:val="00471975"/>
    <w:rsid w:val="00471ED7"/>
    <w:rsid w:val="004737DD"/>
    <w:rsid w:val="00474406"/>
    <w:rsid w:val="0047454B"/>
    <w:rsid w:val="00474B43"/>
    <w:rsid w:val="00474B74"/>
    <w:rsid w:val="00474E5B"/>
    <w:rsid w:val="00475171"/>
    <w:rsid w:val="00475292"/>
    <w:rsid w:val="00476201"/>
    <w:rsid w:val="004765CA"/>
    <w:rsid w:val="00477855"/>
    <w:rsid w:val="00477928"/>
    <w:rsid w:val="00481E97"/>
    <w:rsid w:val="004829A3"/>
    <w:rsid w:val="00483873"/>
    <w:rsid w:val="00484641"/>
    <w:rsid w:val="00484D98"/>
    <w:rsid w:val="004855B6"/>
    <w:rsid w:val="0048641C"/>
    <w:rsid w:val="00487023"/>
    <w:rsid w:val="00487280"/>
    <w:rsid w:val="0049029B"/>
    <w:rsid w:val="004902B5"/>
    <w:rsid w:val="00490660"/>
    <w:rsid w:val="00490977"/>
    <w:rsid w:val="00490AA9"/>
    <w:rsid w:val="004913AA"/>
    <w:rsid w:val="00491761"/>
    <w:rsid w:val="0049213E"/>
    <w:rsid w:val="00493714"/>
    <w:rsid w:val="00493EDE"/>
    <w:rsid w:val="00496916"/>
    <w:rsid w:val="00496C52"/>
    <w:rsid w:val="00496E91"/>
    <w:rsid w:val="0049723F"/>
    <w:rsid w:val="00497541"/>
    <w:rsid w:val="004A12F4"/>
    <w:rsid w:val="004A194C"/>
    <w:rsid w:val="004A30BF"/>
    <w:rsid w:val="004A3542"/>
    <w:rsid w:val="004A3B6D"/>
    <w:rsid w:val="004A4727"/>
    <w:rsid w:val="004A49CE"/>
    <w:rsid w:val="004A4D8F"/>
    <w:rsid w:val="004A5132"/>
    <w:rsid w:val="004A5819"/>
    <w:rsid w:val="004A5A59"/>
    <w:rsid w:val="004A5C99"/>
    <w:rsid w:val="004A5DF9"/>
    <w:rsid w:val="004A5F82"/>
    <w:rsid w:val="004A665E"/>
    <w:rsid w:val="004A6DB2"/>
    <w:rsid w:val="004A710E"/>
    <w:rsid w:val="004A7380"/>
    <w:rsid w:val="004B0CD1"/>
    <w:rsid w:val="004B2A6D"/>
    <w:rsid w:val="004B327F"/>
    <w:rsid w:val="004B47AA"/>
    <w:rsid w:val="004B4997"/>
    <w:rsid w:val="004B6E40"/>
    <w:rsid w:val="004B7174"/>
    <w:rsid w:val="004C13FD"/>
    <w:rsid w:val="004C1F5B"/>
    <w:rsid w:val="004C2DED"/>
    <w:rsid w:val="004C3630"/>
    <w:rsid w:val="004C3691"/>
    <w:rsid w:val="004C4403"/>
    <w:rsid w:val="004C605E"/>
    <w:rsid w:val="004C61D2"/>
    <w:rsid w:val="004C6AC9"/>
    <w:rsid w:val="004C7682"/>
    <w:rsid w:val="004C7B71"/>
    <w:rsid w:val="004D1024"/>
    <w:rsid w:val="004D1159"/>
    <w:rsid w:val="004D2AEF"/>
    <w:rsid w:val="004D44ED"/>
    <w:rsid w:val="004D4D38"/>
    <w:rsid w:val="004D59E9"/>
    <w:rsid w:val="004D6907"/>
    <w:rsid w:val="004D6A22"/>
    <w:rsid w:val="004D776D"/>
    <w:rsid w:val="004D7884"/>
    <w:rsid w:val="004E100D"/>
    <w:rsid w:val="004E29B8"/>
    <w:rsid w:val="004E3E1E"/>
    <w:rsid w:val="004E443B"/>
    <w:rsid w:val="004E457F"/>
    <w:rsid w:val="004E6760"/>
    <w:rsid w:val="004E6D89"/>
    <w:rsid w:val="004E7039"/>
    <w:rsid w:val="004E7C20"/>
    <w:rsid w:val="004E7E36"/>
    <w:rsid w:val="004F1368"/>
    <w:rsid w:val="004F175E"/>
    <w:rsid w:val="004F17C8"/>
    <w:rsid w:val="004F17E0"/>
    <w:rsid w:val="004F26CC"/>
    <w:rsid w:val="004F2A1C"/>
    <w:rsid w:val="004F3883"/>
    <w:rsid w:val="004F45C1"/>
    <w:rsid w:val="004F45FF"/>
    <w:rsid w:val="004F52C9"/>
    <w:rsid w:val="004F645E"/>
    <w:rsid w:val="004F6E7C"/>
    <w:rsid w:val="004F6F57"/>
    <w:rsid w:val="004F7BBA"/>
    <w:rsid w:val="0050063E"/>
    <w:rsid w:val="005008F8"/>
    <w:rsid w:val="00500FA9"/>
    <w:rsid w:val="0050131F"/>
    <w:rsid w:val="00502E93"/>
    <w:rsid w:val="00503428"/>
    <w:rsid w:val="00503CC5"/>
    <w:rsid w:val="00504CDC"/>
    <w:rsid w:val="00510374"/>
    <w:rsid w:val="005103AD"/>
    <w:rsid w:val="00510624"/>
    <w:rsid w:val="00510D7A"/>
    <w:rsid w:val="00511051"/>
    <w:rsid w:val="005118C2"/>
    <w:rsid w:val="00511BB9"/>
    <w:rsid w:val="00511C64"/>
    <w:rsid w:val="0051253E"/>
    <w:rsid w:val="00512710"/>
    <w:rsid w:val="00514A98"/>
    <w:rsid w:val="00514CD7"/>
    <w:rsid w:val="0052069A"/>
    <w:rsid w:val="00520B0A"/>
    <w:rsid w:val="00520EED"/>
    <w:rsid w:val="00521BC9"/>
    <w:rsid w:val="00521C90"/>
    <w:rsid w:val="005225D5"/>
    <w:rsid w:val="00522B2F"/>
    <w:rsid w:val="005231AB"/>
    <w:rsid w:val="00525F1A"/>
    <w:rsid w:val="0052628F"/>
    <w:rsid w:val="005264E0"/>
    <w:rsid w:val="00526A11"/>
    <w:rsid w:val="00526AD0"/>
    <w:rsid w:val="00526F8E"/>
    <w:rsid w:val="00527F7D"/>
    <w:rsid w:val="005306A6"/>
    <w:rsid w:val="00530DDA"/>
    <w:rsid w:val="0053120E"/>
    <w:rsid w:val="00532FF5"/>
    <w:rsid w:val="005332A4"/>
    <w:rsid w:val="00534E9F"/>
    <w:rsid w:val="0053768F"/>
    <w:rsid w:val="00537E66"/>
    <w:rsid w:val="00540138"/>
    <w:rsid w:val="0054032E"/>
    <w:rsid w:val="005407F5"/>
    <w:rsid w:val="0054080C"/>
    <w:rsid w:val="005411A1"/>
    <w:rsid w:val="00541223"/>
    <w:rsid w:val="005417A5"/>
    <w:rsid w:val="005419FC"/>
    <w:rsid w:val="00541CA7"/>
    <w:rsid w:val="00543BD5"/>
    <w:rsid w:val="0054410D"/>
    <w:rsid w:val="00544861"/>
    <w:rsid w:val="00544B0F"/>
    <w:rsid w:val="00545312"/>
    <w:rsid w:val="00545CDE"/>
    <w:rsid w:val="00545F8B"/>
    <w:rsid w:val="0054630F"/>
    <w:rsid w:val="0055011B"/>
    <w:rsid w:val="00550A6F"/>
    <w:rsid w:val="00551DCB"/>
    <w:rsid w:val="005523F9"/>
    <w:rsid w:val="00552813"/>
    <w:rsid w:val="00552DD0"/>
    <w:rsid w:val="0055337A"/>
    <w:rsid w:val="00553B00"/>
    <w:rsid w:val="00553B15"/>
    <w:rsid w:val="00554D5F"/>
    <w:rsid w:val="00557D6A"/>
    <w:rsid w:val="0056042C"/>
    <w:rsid w:val="00560A54"/>
    <w:rsid w:val="00561F76"/>
    <w:rsid w:val="00562AB9"/>
    <w:rsid w:val="00563238"/>
    <w:rsid w:val="005633CB"/>
    <w:rsid w:val="0056439E"/>
    <w:rsid w:val="00564A11"/>
    <w:rsid w:val="00564C99"/>
    <w:rsid w:val="00565D52"/>
    <w:rsid w:val="005678E6"/>
    <w:rsid w:val="005679C9"/>
    <w:rsid w:val="00570719"/>
    <w:rsid w:val="00571A1F"/>
    <w:rsid w:val="00571AF3"/>
    <w:rsid w:val="00572386"/>
    <w:rsid w:val="00572969"/>
    <w:rsid w:val="00572F7A"/>
    <w:rsid w:val="00573BEF"/>
    <w:rsid w:val="00575566"/>
    <w:rsid w:val="005763E0"/>
    <w:rsid w:val="00577021"/>
    <w:rsid w:val="0057756F"/>
    <w:rsid w:val="005815E6"/>
    <w:rsid w:val="0058205C"/>
    <w:rsid w:val="005824F9"/>
    <w:rsid w:val="00582CD0"/>
    <w:rsid w:val="00582DA0"/>
    <w:rsid w:val="00582F79"/>
    <w:rsid w:val="00583F92"/>
    <w:rsid w:val="00583FF3"/>
    <w:rsid w:val="00583FFE"/>
    <w:rsid w:val="005842C1"/>
    <w:rsid w:val="00584709"/>
    <w:rsid w:val="00585F02"/>
    <w:rsid w:val="00586964"/>
    <w:rsid w:val="00586E61"/>
    <w:rsid w:val="0058774C"/>
    <w:rsid w:val="005936D6"/>
    <w:rsid w:val="00593CDB"/>
    <w:rsid w:val="00594FA4"/>
    <w:rsid w:val="005970BE"/>
    <w:rsid w:val="0059710A"/>
    <w:rsid w:val="00597814"/>
    <w:rsid w:val="005A171B"/>
    <w:rsid w:val="005A2348"/>
    <w:rsid w:val="005A3097"/>
    <w:rsid w:val="005A3470"/>
    <w:rsid w:val="005A3CFE"/>
    <w:rsid w:val="005A4669"/>
    <w:rsid w:val="005A719B"/>
    <w:rsid w:val="005A7656"/>
    <w:rsid w:val="005B06DC"/>
    <w:rsid w:val="005B2549"/>
    <w:rsid w:val="005B2D14"/>
    <w:rsid w:val="005B3049"/>
    <w:rsid w:val="005B5417"/>
    <w:rsid w:val="005B6FE8"/>
    <w:rsid w:val="005B74D6"/>
    <w:rsid w:val="005B750E"/>
    <w:rsid w:val="005B77C6"/>
    <w:rsid w:val="005B7A42"/>
    <w:rsid w:val="005B7DB5"/>
    <w:rsid w:val="005B7EE3"/>
    <w:rsid w:val="005C04CE"/>
    <w:rsid w:val="005C07D0"/>
    <w:rsid w:val="005C1DE7"/>
    <w:rsid w:val="005C1E63"/>
    <w:rsid w:val="005C1E80"/>
    <w:rsid w:val="005C2B65"/>
    <w:rsid w:val="005C3F16"/>
    <w:rsid w:val="005C57A4"/>
    <w:rsid w:val="005C6C9E"/>
    <w:rsid w:val="005C7534"/>
    <w:rsid w:val="005D0445"/>
    <w:rsid w:val="005D0824"/>
    <w:rsid w:val="005D0BEE"/>
    <w:rsid w:val="005D0D62"/>
    <w:rsid w:val="005D1F92"/>
    <w:rsid w:val="005D21D4"/>
    <w:rsid w:val="005D3634"/>
    <w:rsid w:val="005D3C80"/>
    <w:rsid w:val="005D6783"/>
    <w:rsid w:val="005E13F4"/>
    <w:rsid w:val="005E1C28"/>
    <w:rsid w:val="005E2287"/>
    <w:rsid w:val="005E2622"/>
    <w:rsid w:val="005E2E5E"/>
    <w:rsid w:val="005E30C8"/>
    <w:rsid w:val="005E39BA"/>
    <w:rsid w:val="005E3FBE"/>
    <w:rsid w:val="005E4743"/>
    <w:rsid w:val="005E4B8B"/>
    <w:rsid w:val="005E5183"/>
    <w:rsid w:val="005E5582"/>
    <w:rsid w:val="005E635F"/>
    <w:rsid w:val="005E665F"/>
    <w:rsid w:val="005F0C04"/>
    <w:rsid w:val="005F12E9"/>
    <w:rsid w:val="005F2920"/>
    <w:rsid w:val="005F3185"/>
    <w:rsid w:val="005F352D"/>
    <w:rsid w:val="005F35A1"/>
    <w:rsid w:val="005F3C08"/>
    <w:rsid w:val="005F54CF"/>
    <w:rsid w:val="005F54E0"/>
    <w:rsid w:val="005F59D0"/>
    <w:rsid w:val="005F5B5F"/>
    <w:rsid w:val="005F63EC"/>
    <w:rsid w:val="005F65EB"/>
    <w:rsid w:val="005F6E6E"/>
    <w:rsid w:val="005F7E26"/>
    <w:rsid w:val="006003C9"/>
    <w:rsid w:val="00601AE0"/>
    <w:rsid w:val="006020B1"/>
    <w:rsid w:val="00603275"/>
    <w:rsid w:val="00603279"/>
    <w:rsid w:val="00603A8A"/>
    <w:rsid w:val="00604A95"/>
    <w:rsid w:val="0060531D"/>
    <w:rsid w:val="00605B71"/>
    <w:rsid w:val="00605D6B"/>
    <w:rsid w:val="006063E5"/>
    <w:rsid w:val="00607BB4"/>
    <w:rsid w:val="006112BB"/>
    <w:rsid w:val="00612233"/>
    <w:rsid w:val="006138DE"/>
    <w:rsid w:val="00614461"/>
    <w:rsid w:val="00614643"/>
    <w:rsid w:val="006152A9"/>
    <w:rsid w:val="006155D5"/>
    <w:rsid w:val="00615C92"/>
    <w:rsid w:val="00616916"/>
    <w:rsid w:val="00617F93"/>
    <w:rsid w:val="0062077B"/>
    <w:rsid w:val="00622106"/>
    <w:rsid w:val="00623B04"/>
    <w:rsid w:val="00623DF8"/>
    <w:rsid w:val="0062500B"/>
    <w:rsid w:val="0062535A"/>
    <w:rsid w:val="0062562C"/>
    <w:rsid w:val="00625DB5"/>
    <w:rsid w:val="0062615A"/>
    <w:rsid w:val="00626229"/>
    <w:rsid w:val="006269EB"/>
    <w:rsid w:val="00627348"/>
    <w:rsid w:val="00627E85"/>
    <w:rsid w:val="00631740"/>
    <w:rsid w:val="00631F8F"/>
    <w:rsid w:val="00632930"/>
    <w:rsid w:val="00634582"/>
    <w:rsid w:val="00635412"/>
    <w:rsid w:val="0063628E"/>
    <w:rsid w:val="00636787"/>
    <w:rsid w:val="00636C46"/>
    <w:rsid w:val="00636E5B"/>
    <w:rsid w:val="006400FA"/>
    <w:rsid w:val="00640769"/>
    <w:rsid w:val="006408B8"/>
    <w:rsid w:val="006408BA"/>
    <w:rsid w:val="00641ADD"/>
    <w:rsid w:val="00641EF4"/>
    <w:rsid w:val="006431BA"/>
    <w:rsid w:val="00643551"/>
    <w:rsid w:val="0064587A"/>
    <w:rsid w:val="00645BDF"/>
    <w:rsid w:val="00645C77"/>
    <w:rsid w:val="00645E07"/>
    <w:rsid w:val="00645E3D"/>
    <w:rsid w:val="00645FAA"/>
    <w:rsid w:val="006460F9"/>
    <w:rsid w:val="00646698"/>
    <w:rsid w:val="00646809"/>
    <w:rsid w:val="00646F15"/>
    <w:rsid w:val="0064702B"/>
    <w:rsid w:val="006471CA"/>
    <w:rsid w:val="00647936"/>
    <w:rsid w:val="00650C02"/>
    <w:rsid w:val="00650D56"/>
    <w:rsid w:val="00652983"/>
    <w:rsid w:val="006534BB"/>
    <w:rsid w:val="006537EB"/>
    <w:rsid w:val="00653A0E"/>
    <w:rsid w:val="00653B43"/>
    <w:rsid w:val="00653CF8"/>
    <w:rsid w:val="00653F88"/>
    <w:rsid w:val="00654020"/>
    <w:rsid w:val="006547F3"/>
    <w:rsid w:val="00654877"/>
    <w:rsid w:val="006549DA"/>
    <w:rsid w:val="00654E4B"/>
    <w:rsid w:val="0065557B"/>
    <w:rsid w:val="0065575C"/>
    <w:rsid w:val="006559CB"/>
    <w:rsid w:val="00655C2B"/>
    <w:rsid w:val="00656729"/>
    <w:rsid w:val="006576F8"/>
    <w:rsid w:val="00660C50"/>
    <w:rsid w:val="0066158B"/>
    <w:rsid w:val="0066268A"/>
    <w:rsid w:val="00662E16"/>
    <w:rsid w:val="00663423"/>
    <w:rsid w:val="006636AD"/>
    <w:rsid w:val="006640EE"/>
    <w:rsid w:val="00665483"/>
    <w:rsid w:val="00666089"/>
    <w:rsid w:val="0066756F"/>
    <w:rsid w:val="0066785C"/>
    <w:rsid w:val="00667FA9"/>
    <w:rsid w:val="0067041C"/>
    <w:rsid w:val="006707A4"/>
    <w:rsid w:val="00670950"/>
    <w:rsid w:val="006710EC"/>
    <w:rsid w:val="0067187B"/>
    <w:rsid w:val="00672086"/>
    <w:rsid w:val="006720E7"/>
    <w:rsid w:val="0067259B"/>
    <w:rsid w:val="0067440F"/>
    <w:rsid w:val="006750B8"/>
    <w:rsid w:val="00676742"/>
    <w:rsid w:val="006775B4"/>
    <w:rsid w:val="00677DF9"/>
    <w:rsid w:val="00680312"/>
    <w:rsid w:val="00680CAD"/>
    <w:rsid w:val="00680EE6"/>
    <w:rsid w:val="00681459"/>
    <w:rsid w:val="006814D3"/>
    <w:rsid w:val="00681B1B"/>
    <w:rsid w:val="00682238"/>
    <w:rsid w:val="00682E14"/>
    <w:rsid w:val="00682EF6"/>
    <w:rsid w:val="00684929"/>
    <w:rsid w:val="006850BE"/>
    <w:rsid w:val="00685589"/>
    <w:rsid w:val="00685959"/>
    <w:rsid w:val="00685D11"/>
    <w:rsid w:val="006868CB"/>
    <w:rsid w:val="00686A83"/>
    <w:rsid w:val="00686E97"/>
    <w:rsid w:val="0068779C"/>
    <w:rsid w:val="00691270"/>
    <w:rsid w:val="006923F2"/>
    <w:rsid w:val="006928FD"/>
    <w:rsid w:val="00693462"/>
    <w:rsid w:val="00693AEF"/>
    <w:rsid w:val="00693B9C"/>
    <w:rsid w:val="0069576B"/>
    <w:rsid w:val="006958A9"/>
    <w:rsid w:val="006968DC"/>
    <w:rsid w:val="00696FD5"/>
    <w:rsid w:val="006A03FD"/>
    <w:rsid w:val="006A15E0"/>
    <w:rsid w:val="006A1A88"/>
    <w:rsid w:val="006A442C"/>
    <w:rsid w:val="006A4F95"/>
    <w:rsid w:val="006A74AC"/>
    <w:rsid w:val="006B13D7"/>
    <w:rsid w:val="006B1E62"/>
    <w:rsid w:val="006B26BA"/>
    <w:rsid w:val="006B26E5"/>
    <w:rsid w:val="006B33BD"/>
    <w:rsid w:val="006B3755"/>
    <w:rsid w:val="006B3C8C"/>
    <w:rsid w:val="006B498C"/>
    <w:rsid w:val="006B501D"/>
    <w:rsid w:val="006B5B71"/>
    <w:rsid w:val="006B61FF"/>
    <w:rsid w:val="006B649F"/>
    <w:rsid w:val="006B6955"/>
    <w:rsid w:val="006C04EA"/>
    <w:rsid w:val="006C0A36"/>
    <w:rsid w:val="006C0ACB"/>
    <w:rsid w:val="006C17E6"/>
    <w:rsid w:val="006C2151"/>
    <w:rsid w:val="006C30D2"/>
    <w:rsid w:val="006C31E1"/>
    <w:rsid w:val="006C354A"/>
    <w:rsid w:val="006C4B7F"/>
    <w:rsid w:val="006D001E"/>
    <w:rsid w:val="006D02FB"/>
    <w:rsid w:val="006D09D1"/>
    <w:rsid w:val="006D09DB"/>
    <w:rsid w:val="006D1303"/>
    <w:rsid w:val="006D20F2"/>
    <w:rsid w:val="006D24CC"/>
    <w:rsid w:val="006D29A7"/>
    <w:rsid w:val="006D42EA"/>
    <w:rsid w:val="006D4B47"/>
    <w:rsid w:val="006D4C46"/>
    <w:rsid w:val="006D4D9A"/>
    <w:rsid w:val="006D66D9"/>
    <w:rsid w:val="006D77B8"/>
    <w:rsid w:val="006E0088"/>
    <w:rsid w:val="006E026B"/>
    <w:rsid w:val="006E12CF"/>
    <w:rsid w:val="006E172C"/>
    <w:rsid w:val="006E2305"/>
    <w:rsid w:val="006E27EC"/>
    <w:rsid w:val="006E285A"/>
    <w:rsid w:val="006E2C01"/>
    <w:rsid w:val="006E417A"/>
    <w:rsid w:val="006E4D4A"/>
    <w:rsid w:val="006E635C"/>
    <w:rsid w:val="006F15C4"/>
    <w:rsid w:val="006F1E13"/>
    <w:rsid w:val="006F439A"/>
    <w:rsid w:val="006F449A"/>
    <w:rsid w:val="006F4BD3"/>
    <w:rsid w:val="006F51F0"/>
    <w:rsid w:val="006F52F8"/>
    <w:rsid w:val="006F5A3A"/>
    <w:rsid w:val="006F65FF"/>
    <w:rsid w:val="006F7044"/>
    <w:rsid w:val="006F7251"/>
    <w:rsid w:val="006F7FD1"/>
    <w:rsid w:val="0070052B"/>
    <w:rsid w:val="00700537"/>
    <w:rsid w:val="007017CC"/>
    <w:rsid w:val="00701A70"/>
    <w:rsid w:val="00702C07"/>
    <w:rsid w:val="007030E7"/>
    <w:rsid w:val="007031AE"/>
    <w:rsid w:val="00703291"/>
    <w:rsid w:val="0070378D"/>
    <w:rsid w:val="00703A60"/>
    <w:rsid w:val="00703A7B"/>
    <w:rsid w:val="0070539C"/>
    <w:rsid w:val="007057FE"/>
    <w:rsid w:val="007064DE"/>
    <w:rsid w:val="00706CAA"/>
    <w:rsid w:val="007100D1"/>
    <w:rsid w:val="007108BE"/>
    <w:rsid w:val="007113CB"/>
    <w:rsid w:val="00712052"/>
    <w:rsid w:val="007125DC"/>
    <w:rsid w:val="00712C4C"/>
    <w:rsid w:val="00713030"/>
    <w:rsid w:val="0071304D"/>
    <w:rsid w:val="00713194"/>
    <w:rsid w:val="00713AE2"/>
    <w:rsid w:val="0071466D"/>
    <w:rsid w:val="0071653D"/>
    <w:rsid w:val="00716842"/>
    <w:rsid w:val="00717AF3"/>
    <w:rsid w:val="0072012A"/>
    <w:rsid w:val="00721953"/>
    <w:rsid w:val="00721C1F"/>
    <w:rsid w:val="00721D09"/>
    <w:rsid w:val="007225EC"/>
    <w:rsid w:val="007227AA"/>
    <w:rsid w:val="007229D7"/>
    <w:rsid w:val="00722F8D"/>
    <w:rsid w:val="007234C2"/>
    <w:rsid w:val="007235B2"/>
    <w:rsid w:val="007261B6"/>
    <w:rsid w:val="00726267"/>
    <w:rsid w:val="00726394"/>
    <w:rsid w:val="00727259"/>
    <w:rsid w:val="00727540"/>
    <w:rsid w:val="0072767A"/>
    <w:rsid w:val="007308CD"/>
    <w:rsid w:val="00730E8F"/>
    <w:rsid w:val="00731115"/>
    <w:rsid w:val="00731C46"/>
    <w:rsid w:val="00732013"/>
    <w:rsid w:val="0073205D"/>
    <w:rsid w:val="0073275D"/>
    <w:rsid w:val="00732A94"/>
    <w:rsid w:val="00732D0C"/>
    <w:rsid w:val="00732D41"/>
    <w:rsid w:val="00733701"/>
    <w:rsid w:val="00736A3D"/>
    <w:rsid w:val="00737F23"/>
    <w:rsid w:val="00741AFC"/>
    <w:rsid w:val="00741FC7"/>
    <w:rsid w:val="00742B50"/>
    <w:rsid w:val="00743D76"/>
    <w:rsid w:val="00743F78"/>
    <w:rsid w:val="00744700"/>
    <w:rsid w:val="00744A4A"/>
    <w:rsid w:val="00744AA0"/>
    <w:rsid w:val="0074640E"/>
    <w:rsid w:val="00746F3A"/>
    <w:rsid w:val="0074709E"/>
    <w:rsid w:val="007501E7"/>
    <w:rsid w:val="007510C7"/>
    <w:rsid w:val="00751EE4"/>
    <w:rsid w:val="0075335C"/>
    <w:rsid w:val="00753370"/>
    <w:rsid w:val="00754132"/>
    <w:rsid w:val="00754892"/>
    <w:rsid w:val="00755214"/>
    <w:rsid w:val="00755355"/>
    <w:rsid w:val="0076004A"/>
    <w:rsid w:val="007600A9"/>
    <w:rsid w:val="007635CE"/>
    <w:rsid w:val="00765631"/>
    <w:rsid w:val="007659B4"/>
    <w:rsid w:val="00766D54"/>
    <w:rsid w:val="00770B35"/>
    <w:rsid w:val="00772480"/>
    <w:rsid w:val="00773CC5"/>
    <w:rsid w:val="00773E26"/>
    <w:rsid w:val="00774072"/>
    <w:rsid w:val="007743D5"/>
    <w:rsid w:val="00774448"/>
    <w:rsid w:val="007755C2"/>
    <w:rsid w:val="007756A4"/>
    <w:rsid w:val="00775E7C"/>
    <w:rsid w:val="0078128A"/>
    <w:rsid w:val="00781CAA"/>
    <w:rsid w:val="00782568"/>
    <w:rsid w:val="00783448"/>
    <w:rsid w:val="007838AA"/>
    <w:rsid w:val="007848E2"/>
    <w:rsid w:val="0078543B"/>
    <w:rsid w:val="0078569F"/>
    <w:rsid w:val="00785DE6"/>
    <w:rsid w:val="00786F0C"/>
    <w:rsid w:val="00790AC5"/>
    <w:rsid w:val="0079175E"/>
    <w:rsid w:val="00791AD8"/>
    <w:rsid w:val="00791BF1"/>
    <w:rsid w:val="00792018"/>
    <w:rsid w:val="0079227D"/>
    <w:rsid w:val="00792302"/>
    <w:rsid w:val="00793D52"/>
    <w:rsid w:val="00795981"/>
    <w:rsid w:val="00796906"/>
    <w:rsid w:val="00797148"/>
    <w:rsid w:val="007974BC"/>
    <w:rsid w:val="00797D8F"/>
    <w:rsid w:val="007A00E4"/>
    <w:rsid w:val="007A02C7"/>
    <w:rsid w:val="007A02F9"/>
    <w:rsid w:val="007A0879"/>
    <w:rsid w:val="007A0DB2"/>
    <w:rsid w:val="007A2A6F"/>
    <w:rsid w:val="007A3F0B"/>
    <w:rsid w:val="007A4A82"/>
    <w:rsid w:val="007A4C51"/>
    <w:rsid w:val="007A66A2"/>
    <w:rsid w:val="007A766A"/>
    <w:rsid w:val="007A7671"/>
    <w:rsid w:val="007A779A"/>
    <w:rsid w:val="007B072A"/>
    <w:rsid w:val="007B2F5D"/>
    <w:rsid w:val="007B4177"/>
    <w:rsid w:val="007B4D63"/>
    <w:rsid w:val="007B57A1"/>
    <w:rsid w:val="007B5C1A"/>
    <w:rsid w:val="007B5D0F"/>
    <w:rsid w:val="007B7EFC"/>
    <w:rsid w:val="007C016C"/>
    <w:rsid w:val="007C35D4"/>
    <w:rsid w:val="007C43A4"/>
    <w:rsid w:val="007C5DFA"/>
    <w:rsid w:val="007C6843"/>
    <w:rsid w:val="007C6DE6"/>
    <w:rsid w:val="007D1E98"/>
    <w:rsid w:val="007D2928"/>
    <w:rsid w:val="007D3324"/>
    <w:rsid w:val="007D350D"/>
    <w:rsid w:val="007D41F2"/>
    <w:rsid w:val="007D4414"/>
    <w:rsid w:val="007D5AB6"/>
    <w:rsid w:val="007D7885"/>
    <w:rsid w:val="007D7BD5"/>
    <w:rsid w:val="007E0748"/>
    <w:rsid w:val="007E084F"/>
    <w:rsid w:val="007E101F"/>
    <w:rsid w:val="007E1DF5"/>
    <w:rsid w:val="007E22BE"/>
    <w:rsid w:val="007E27E5"/>
    <w:rsid w:val="007E29C9"/>
    <w:rsid w:val="007E3AEE"/>
    <w:rsid w:val="007E549A"/>
    <w:rsid w:val="007E58EE"/>
    <w:rsid w:val="007E5B4B"/>
    <w:rsid w:val="007E75BD"/>
    <w:rsid w:val="007E7B81"/>
    <w:rsid w:val="007F119C"/>
    <w:rsid w:val="007F2233"/>
    <w:rsid w:val="007F2732"/>
    <w:rsid w:val="007F38B1"/>
    <w:rsid w:val="007F3A9C"/>
    <w:rsid w:val="007F3B8A"/>
    <w:rsid w:val="007F3D46"/>
    <w:rsid w:val="007F3E38"/>
    <w:rsid w:val="007F475A"/>
    <w:rsid w:val="007F4814"/>
    <w:rsid w:val="007F4A5D"/>
    <w:rsid w:val="007F4AE0"/>
    <w:rsid w:val="007F64D0"/>
    <w:rsid w:val="007F66D5"/>
    <w:rsid w:val="007F7779"/>
    <w:rsid w:val="007F7F40"/>
    <w:rsid w:val="00800348"/>
    <w:rsid w:val="00800493"/>
    <w:rsid w:val="008032BD"/>
    <w:rsid w:val="008033E9"/>
    <w:rsid w:val="008036D1"/>
    <w:rsid w:val="008053CE"/>
    <w:rsid w:val="00806401"/>
    <w:rsid w:val="0080672E"/>
    <w:rsid w:val="00806B99"/>
    <w:rsid w:val="00807390"/>
    <w:rsid w:val="00807D30"/>
    <w:rsid w:val="00807E70"/>
    <w:rsid w:val="008107B0"/>
    <w:rsid w:val="008117C0"/>
    <w:rsid w:val="00812639"/>
    <w:rsid w:val="00812F8D"/>
    <w:rsid w:val="00813595"/>
    <w:rsid w:val="00813B27"/>
    <w:rsid w:val="00814F1B"/>
    <w:rsid w:val="00815B61"/>
    <w:rsid w:val="00815BE5"/>
    <w:rsid w:val="0081626C"/>
    <w:rsid w:val="00816E45"/>
    <w:rsid w:val="00816EAE"/>
    <w:rsid w:val="008220E8"/>
    <w:rsid w:val="00822587"/>
    <w:rsid w:val="008238BB"/>
    <w:rsid w:val="00824367"/>
    <w:rsid w:val="00825472"/>
    <w:rsid w:val="0082549A"/>
    <w:rsid w:val="008257E5"/>
    <w:rsid w:val="00826466"/>
    <w:rsid w:val="008267E9"/>
    <w:rsid w:val="008273D0"/>
    <w:rsid w:val="00830E84"/>
    <w:rsid w:val="008321B4"/>
    <w:rsid w:val="008321E3"/>
    <w:rsid w:val="00833013"/>
    <w:rsid w:val="008331F9"/>
    <w:rsid w:val="00833A22"/>
    <w:rsid w:val="00833AEA"/>
    <w:rsid w:val="008340D7"/>
    <w:rsid w:val="00834BF5"/>
    <w:rsid w:val="0083503F"/>
    <w:rsid w:val="0083513A"/>
    <w:rsid w:val="00836559"/>
    <w:rsid w:val="00837C28"/>
    <w:rsid w:val="00842111"/>
    <w:rsid w:val="00842D2D"/>
    <w:rsid w:val="008447BC"/>
    <w:rsid w:val="00845178"/>
    <w:rsid w:val="00845B84"/>
    <w:rsid w:val="00845F8D"/>
    <w:rsid w:val="00845FF3"/>
    <w:rsid w:val="00846873"/>
    <w:rsid w:val="008472A8"/>
    <w:rsid w:val="0085050A"/>
    <w:rsid w:val="008505CE"/>
    <w:rsid w:val="008506A9"/>
    <w:rsid w:val="008516E7"/>
    <w:rsid w:val="00853232"/>
    <w:rsid w:val="00853305"/>
    <w:rsid w:val="008538A7"/>
    <w:rsid w:val="00854992"/>
    <w:rsid w:val="008554EE"/>
    <w:rsid w:val="00855EA5"/>
    <w:rsid w:val="0085682B"/>
    <w:rsid w:val="00856E09"/>
    <w:rsid w:val="008571AB"/>
    <w:rsid w:val="00857D2A"/>
    <w:rsid w:val="008626E3"/>
    <w:rsid w:val="00863ACD"/>
    <w:rsid w:val="00863DF9"/>
    <w:rsid w:val="008649DC"/>
    <w:rsid w:val="008710D8"/>
    <w:rsid w:val="0087147B"/>
    <w:rsid w:val="00874B16"/>
    <w:rsid w:val="00874EC3"/>
    <w:rsid w:val="0087544E"/>
    <w:rsid w:val="00875F40"/>
    <w:rsid w:val="00881439"/>
    <w:rsid w:val="00881983"/>
    <w:rsid w:val="00881E85"/>
    <w:rsid w:val="00882060"/>
    <w:rsid w:val="00882872"/>
    <w:rsid w:val="00883D57"/>
    <w:rsid w:val="0088450B"/>
    <w:rsid w:val="008854C7"/>
    <w:rsid w:val="008859BB"/>
    <w:rsid w:val="008864EF"/>
    <w:rsid w:val="00886A96"/>
    <w:rsid w:val="00886C3F"/>
    <w:rsid w:val="008900C9"/>
    <w:rsid w:val="00890199"/>
    <w:rsid w:val="00890840"/>
    <w:rsid w:val="00890944"/>
    <w:rsid w:val="00891AE6"/>
    <w:rsid w:val="008925DF"/>
    <w:rsid w:val="008933B5"/>
    <w:rsid w:val="00894C10"/>
    <w:rsid w:val="0089528A"/>
    <w:rsid w:val="00895FE2"/>
    <w:rsid w:val="00896263"/>
    <w:rsid w:val="00897EEC"/>
    <w:rsid w:val="008A196C"/>
    <w:rsid w:val="008A1A52"/>
    <w:rsid w:val="008A1ED9"/>
    <w:rsid w:val="008A467C"/>
    <w:rsid w:val="008A4989"/>
    <w:rsid w:val="008A5B60"/>
    <w:rsid w:val="008A6012"/>
    <w:rsid w:val="008A61E3"/>
    <w:rsid w:val="008A6378"/>
    <w:rsid w:val="008A75D5"/>
    <w:rsid w:val="008A7DA9"/>
    <w:rsid w:val="008B0AD3"/>
    <w:rsid w:val="008B147A"/>
    <w:rsid w:val="008B3307"/>
    <w:rsid w:val="008B36F0"/>
    <w:rsid w:val="008B3F48"/>
    <w:rsid w:val="008B4A66"/>
    <w:rsid w:val="008B4E07"/>
    <w:rsid w:val="008B50DA"/>
    <w:rsid w:val="008B560E"/>
    <w:rsid w:val="008B7560"/>
    <w:rsid w:val="008B7666"/>
    <w:rsid w:val="008C041A"/>
    <w:rsid w:val="008C0AA1"/>
    <w:rsid w:val="008C0FF4"/>
    <w:rsid w:val="008C1027"/>
    <w:rsid w:val="008C1B7F"/>
    <w:rsid w:val="008C1DD4"/>
    <w:rsid w:val="008C21E8"/>
    <w:rsid w:val="008C2B5B"/>
    <w:rsid w:val="008C4388"/>
    <w:rsid w:val="008C476A"/>
    <w:rsid w:val="008C49ED"/>
    <w:rsid w:val="008C55DC"/>
    <w:rsid w:val="008C6680"/>
    <w:rsid w:val="008C6FE1"/>
    <w:rsid w:val="008C7E29"/>
    <w:rsid w:val="008D0ADF"/>
    <w:rsid w:val="008D1026"/>
    <w:rsid w:val="008D19C6"/>
    <w:rsid w:val="008D1A93"/>
    <w:rsid w:val="008D1CC3"/>
    <w:rsid w:val="008D2008"/>
    <w:rsid w:val="008D25CE"/>
    <w:rsid w:val="008D3333"/>
    <w:rsid w:val="008D36C7"/>
    <w:rsid w:val="008D4C0E"/>
    <w:rsid w:val="008D5F9B"/>
    <w:rsid w:val="008D6761"/>
    <w:rsid w:val="008E1688"/>
    <w:rsid w:val="008E1F29"/>
    <w:rsid w:val="008E2C7D"/>
    <w:rsid w:val="008E49B2"/>
    <w:rsid w:val="008E4A3F"/>
    <w:rsid w:val="008E5C0B"/>
    <w:rsid w:val="008E6674"/>
    <w:rsid w:val="008E66CD"/>
    <w:rsid w:val="008E70FA"/>
    <w:rsid w:val="008E7692"/>
    <w:rsid w:val="008F0672"/>
    <w:rsid w:val="008F1A00"/>
    <w:rsid w:val="008F215B"/>
    <w:rsid w:val="008F24C3"/>
    <w:rsid w:val="008F3501"/>
    <w:rsid w:val="008F38D2"/>
    <w:rsid w:val="008F3975"/>
    <w:rsid w:val="008F4771"/>
    <w:rsid w:val="008F666E"/>
    <w:rsid w:val="008F6DF3"/>
    <w:rsid w:val="009006C2"/>
    <w:rsid w:val="009021F0"/>
    <w:rsid w:val="00902BA9"/>
    <w:rsid w:val="00902D2C"/>
    <w:rsid w:val="00902DA8"/>
    <w:rsid w:val="0090404F"/>
    <w:rsid w:val="009040C9"/>
    <w:rsid w:val="009055A8"/>
    <w:rsid w:val="00905B31"/>
    <w:rsid w:val="0090601C"/>
    <w:rsid w:val="00906A0D"/>
    <w:rsid w:val="00906FA6"/>
    <w:rsid w:val="00907E66"/>
    <w:rsid w:val="00907FEE"/>
    <w:rsid w:val="009101C5"/>
    <w:rsid w:val="00910573"/>
    <w:rsid w:val="00912185"/>
    <w:rsid w:val="00912DAC"/>
    <w:rsid w:val="00915112"/>
    <w:rsid w:val="00917712"/>
    <w:rsid w:val="009178D7"/>
    <w:rsid w:val="009179AB"/>
    <w:rsid w:val="00920E93"/>
    <w:rsid w:val="00921086"/>
    <w:rsid w:val="0092162E"/>
    <w:rsid w:val="00921FF1"/>
    <w:rsid w:val="0092492E"/>
    <w:rsid w:val="00925A71"/>
    <w:rsid w:val="00926875"/>
    <w:rsid w:val="009268CD"/>
    <w:rsid w:val="009269C4"/>
    <w:rsid w:val="009305EA"/>
    <w:rsid w:val="009308DD"/>
    <w:rsid w:val="00931B3C"/>
    <w:rsid w:val="00931E3E"/>
    <w:rsid w:val="009331BB"/>
    <w:rsid w:val="00934BE5"/>
    <w:rsid w:val="00934FED"/>
    <w:rsid w:val="0093502A"/>
    <w:rsid w:val="00936B9E"/>
    <w:rsid w:val="00937658"/>
    <w:rsid w:val="0094015F"/>
    <w:rsid w:val="0094088F"/>
    <w:rsid w:val="009411D9"/>
    <w:rsid w:val="009415A1"/>
    <w:rsid w:val="0094209A"/>
    <w:rsid w:val="00942717"/>
    <w:rsid w:val="00942DDF"/>
    <w:rsid w:val="00943E1D"/>
    <w:rsid w:val="009452A7"/>
    <w:rsid w:val="00945947"/>
    <w:rsid w:val="00945E1C"/>
    <w:rsid w:val="0094696F"/>
    <w:rsid w:val="00946C96"/>
    <w:rsid w:val="009471DD"/>
    <w:rsid w:val="00947FDE"/>
    <w:rsid w:val="009502DD"/>
    <w:rsid w:val="00950FA4"/>
    <w:rsid w:val="00953046"/>
    <w:rsid w:val="00953945"/>
    <w:rsid w:val="00954CF0"/>
    <w:rsid w:val="00954E32"/>
    <w:rsid w:val="00955304"/>
    <w:rsid w:val="009558D8"/>
    <w:rsid w:val="009606A1"/>
    <w:rsid w:val="00960D0A"/>
    <w:rsid w:val="00960DD7"/>
    <w:rsid w:val="0096139E"/>
    <w:rsid w:val="009614CD"/>
    <w:rsid w:val="00961F69"/>
    <w:rsid w:val="00962892"/>
    <w:rsid w:val="0096368A"/>
    <w:rsid w:val="009636C9"/>
    <w:rsid w:val="00963882"/>
    <w:rsid w:val="00964012"/>
    <w:rsid w:val="009646A0"/>
    <w:rsid w:val="009656F6"/>
    <w:rsid w:val="00965F52"/>
    <w:rsid w:val="00966AC5"/>
    <w:rsid w:val="009670AC"/>
    <w:rsid w:val="00967750"/>
    <w:rsid w:val="0097043A"/>
    <w:rsid w:val="0097067D"/>
    <w:rsid w:val="00970795"/>
    <w:rsid w:val="00970952"/>
    <w:rsid w:val="00970E7F"/>
    <w:rsid w:val="00970ECA"/>
    <w:rsid w:val="00971520"/>
    <w:rsid w:val="009724FD"/>
    <w:rsid w:val="00973058"/>
    <w:rsid w:val="0097384B"/>
    <w:rsid w:val="009739C9"/>
    <w:rsid w:val="00973A34"/>
    <w:rsid w:val="00973BBC"/>
    <w:rsid w:val="00973F41"/>
    <w:rsid w:val="0097610D"/>
    <w:rsid w:val="00976116"/>
    <w:rsid w:val="00976546"/>
    <w:rsid w:val="0097674B"/>
    <w:rsid w:val="009775E4"/>
    <w:rsid w:val="00977A0C"/>
    <w:rsid w:val="00977A36"/>
    <w:rsid w:val="0098086C"/>
    <w:rsid w:val="00980E08"/>
    <w:rsid w:val="009811B3"/>
    <w:rsid w:val="0098166E"/>
    <w:rsid w:val="00983262"/>
    <w:rsid w:val="009837DE"/>
    <w:rsid w:val="00983828"/>
    <w:rsid w:val="00984206"/>
    <w:rsid w:val="00984EAA"/>
    <w:rsid w:val="0098588F"/>
    <w:rsid w:val="00986151"/>
    <w:rsid w:val="00987595"/>
    <w:rsid w:val="00987FCA"/>
    <w:rsid w:val="00990FB9"/>
    <w:rsid w:val="00991274"/>
    <w:rsid w:val="0099268F"/>
    <w:rsid w:val="0099368B"/>
    <w:rsid w:val="009942F9"/>
    <w:rsid w:val="00994E3F"/>
    <w:rsid w:val="00996BEE"/>
    <w:rsid w:val="0099781A"/>
    <w:rsid w:val="00997AC5"/>
    <w:rsid w:val="009A0725"/>
    <w:rsid w:val="009A0AFA"/>
    <w:rsid w:val="009A0C18"/>
    <w:rsid w:val="009A0C26"/>
    <w:rsid w:val="009A1546"/>
    <w:rsid w:val="009A1B0B"/>
    <w:rsid w:val="009A1B78"/>
    <w:rsid w:val="009A1B96"/>
    <w:rsid w:val="009A2389"/>
    <w:rsid w:val="009A27D2"/>
    <w:rsid w:val="009A2CEE"/>
    <w:rsid w:val="009A2DFE"/>
    <w:rsid w:val="009A34A0"/>
    <w:rsid w:val="009A3C8B"/>
    <w:rsid w:val="009A41A6"/>
    <w:rsid w:val="009A47FA"/>
    <w:rsid w:val="009A50ED"/>
    <w:rsid w:val="009A5178"/>
    <w:rsid w:val="009A6B5A"/>
    <w:rsid w:val="009A6BDC"/>
    <w:rsid w:val="009A73E5"/>
    <w:rsid w:val="009B14E7"/>
    <w:rsid w:val="009B1595"/>
    <w:rsid w:val="009B1FD3"/>
    <w:rsid w:val="009B23A9"/>
    <w:rsid w:val="009B2742"/>
    <w:rsid w:val="009B3C6C"/>
    <w:rsid w:val="009B4212"/>
    <w:rsid w:val="009B4409"/>
    <w:rsid w:val="009B5095"/>
    <w:rsid w:val="009B5328"/>
    <w:rsid w:val="009B5599"/>
    <w:rsid w:val="009B5A91"/>
    <w:rsid w:val="009B5BBA"/>
    <w:rsid w:val="009B7913"/>
    <w:rsid w:val="009C01BD"/>
    <w:rsid w:val="009C0473"/>
    <w:rsid w:val="009C1B6A"/>
    <w:rsid w:val="009C2C53"/>
    <w:rsid w:val="009C3213"/>
    <w:rsid w:val="009C57EF"/>
    <w:rsid w:val="009C57F3"/>
    <w:rsid w:val="009C641B"/>
    <w:rsid w:val="009C73E4"/>
    <w:rsid w:val="009C79B6"/>
    <w:rsid w:val="009D011B"/>
    <w:rsid w:val="009D0174"/>
    <w:rsid w:val="009D02F0"/>
    <w:rsid w:val="009D14BA"/>
    <w:rsid w:val="009D33FE"/>
    <w:rsid w:val="009D3BB7"/>
    <w:rsid w:val="009D44BF"/>
    <w:rsid w:val="009E06AE"/>
    <w:rsid w:val="009E191C"/>
    <w:rsid w:val="009E1FF1"/>
    <w:rsid w:val="009E25EF"/>
    <w:rsid w:val="009E2ECB"/>
    <w:rsid w:val="009E36BE"/>
    <w:rsid w:val="009E3B08"/>
    <w:rsid w:val="009E4473"/>
    <w:rsid w:val="009E6A16"/>
    <w:rsid w:val="009E76B5"/>
    <w:rsid w:val="009E7DB3"/>
    <w:rsid w:val="009F0D20"/>
    <w:rsid w:val="009F1EB0"/>
    <w:rsid w:val="009F2DFA"/>
    <w:rsid w:val="009F3791"/>
    <w:rsid w:val="009F4753"/>
    <w:rsid w:val="009F5C4F"/>
    <w:rsid w:val="009F6E96"/>
    <w:rsid w:val="009F7710"/>
    <w:rsid w:val="009F7711"/>
    <w:rsid w:val="00A0050F"/>
    <w:rsid w:val="00A006EC"/>
    <w:rsid w:val="00A00CC3"/>
    <w:rsid w:val="00A00E7B"/>
    <w:rsid w:val="00A04638"/>
    <w:rsid w:val="00A0489F"/>
    <w:rsid w:val="00A04A83"/>
    <w:rsid w:val="00A100AA"/>
    <w:rsid w:val="00A1033B"/>
    <w:rsid w:val="00A10660"/>
    <w:rsid w:val="00A10BD1"/>
    <w:rsid w:val="00A12053"/>
    <w:rsid w:val="00A1290A"/>
    <w:rsid w:val="00A12A7E"/>
    <w:rsid w:val="00A13DEE"/>
    <w:rsid w:val="00A141D0"/>
    <w:rsid w:val="00A14682"/>
    <w:rsid w:val="00A149A6"/>
    <w:rsid w:val="00A157FF"/>
    <w:rsid w:val="00A1629F"/>
    <w:rsid w:val="00A16411"/>
    <w:rsid w:val="00A16451"/>
    <w:rsid w:val="00A16897"/>
    <w:rsid w:val="00A170DC"/>
    <w:rsid w:val="00A17310"/>
    <w:rsid w:val="00A173A3"/>
    <w:rsid w:val="00A1754A"/>
    <w:rsid w:val="00A17B7E"/>
    <w:rsid w:val="00A17FE9"/>
    <w:rsid w:val="00A209DE"/>
    <w:rsid w:val="00A22BDB"/>
    <w:rsid w:val="00A2504F"/>
    <w:rsid w:val="00A25446"/>
    <w:rsid w:val="00A25BE6"/>
    <w:rsid w:val="00A2623E"/>
    <w:rsid w:val="00A26660"/>
    <w:rsid w:val="00A2761E"/>
    <w:rsid w:val="00A3116B"/>
    <w:rsid w:val="00A31B44"/>
    <w:rsid w:val="00A31C2B"/>
    <w:rsid w:val="00A32EC7"/>
    <w:rsid w:val="00A332DC"/>
    <w:rsid w:val="00A33919"/>
    <w:rsid w:val="00A340A0"/>
    <w:rsid w:val="00A3425B"/>
    <w:rsid w:val="00A348A2"/>
    <w:rsid w:val="00A36BC3"/>
    <w:rsid w:val="00A3763B"/>
    <w:rsid w:val="00A40143"/>
    <w:rsid w:val="00A40332"/>
    <w:rsid w:val="00A41E77"/>
    <w:rsid w:val="00A43A3B"/>
    <w:rsid w:val="00A4469E"/>
    <w:rsid w:val="00A44DFC"/>
    <w:rsid w:val="00A4643D"/>
    <w:rsid w:val="00A47DBC"/>
    <w:rsid w:val="00A50077"/>
    <w:rsid w:val="00A500CE"/>
    <w:rsid w:val="00A509A9"/>
    <w:rsid w:val="00A519C2"/>
    <w:rsid w:val="00A51CDE"/>
    <w:rsid w:val="00A52D41"/>
    <w:rsid w:val="00A53479"/>
    <w:rsid w:val="00A546A6"/>
    <w:rsid w:val="00A5679D"/>
    <w:rsid w:val="00A56FFC"/>
    <w:rsid w:val="00A57748"/>
    <w:rsid w:val="00A57B60"/>
    <w:rsid w:val="00A57DC2"/>
    <w:rsid w:val="00A57F9B"/>
    <w:rsid w:val="00A60441"/>
    <w:rsid w:val="00A611D3"/>
    <w:rsid w:val="00A6184F"/>
    <w:rsid w:val="00A61AF9"/>
    <w:rsid w:val="00A61C46"/>
    <w:rsid w:val="00A61E70"/>
    <w:rsid w:val="00A621CC"/>
    <w:rsid w:val="00A62475"/>
    <w:rsid w:val="00A62673"/>
    <w:rsid w:val="00A62940"/>
    <w:rsid w:val="00A63973"/>
    <w:rsid w:val="00A63CE5"/>
    <w:rsid w:val="00A64518"/>
    <w:rsid w:val="00A65AF4"/>
    <w:rsid w:val="00A65FD3"/>
    <w:rsid w:val="00A66247"/>
    <w:rsid w:val="00A663D5"/>
    <w:rsid w:val="00A66C38"/>
    <w:rsid w:val="00A673B5"/>
    <w:rsid w:val="00A67BF4"/>
    <w:rsid w:val="00A7103B"/>
    <w:rsid w:val="00A72667"/>
    <w:rsid w:val="00A728C6"/>
    <w:rsid w:val="00A72A42"/>
    <w:rsid w:val="00A72FB7"/>
    <w:rsid w:val="00A73C5B"/>
    <w:rsid w:val="00A74206"/>
    <w:rsid w:val="00A748C0"/>
    <w:rsid w:val="00A76225"/>
    <w:rsid w:val="00A7648F"/>
    <w:rsid w:val="00A76C90"/>
    <w:rsid w:val="00A775A2"/>
    <w:rsid w:val="00A7792F"/>
    <w:rsid w:val="00A77EA2"/>
    <w:rsid w:val="00A800F6"/>
    <w:rsid w:val="00A8114E"/>
    <w:rsid w:val="00A81A32"/>
    <w:rsid w:val="00A81D39"/>
    <w:rsid w:val="00A822B2"/>
    <w:rsid w:val="00A8424C"/>
    <w:rsid w:val="00A845A7"/>
    <w:rsid w:val="00A84805"/>
    <w:rsid w:val="00A84F6B"/>
    <w:rsid w:val="00A8549E"/>
    <w:rsid w:val="00A8603D"/>
    <w:rsid w:val="00A863E5"/>
    <w:rsid w:val="00A86D2A"/>
    <w:rsid w:val="00A87495"/>
    <w:rsid w:val="00A8791A"/>
    <w:rsid w:val="00A92A42"/>
    <w:rsid w:val="00A93030"/>
    <w:rsid w:val="00A93A5F"/>
    <w:rsid w:val="00A9489C"/>
    <w:rsid w:val="00A948FA"/>
    <w:rsid w:val="00A967DE"/>
    <w:rsid w:val="00A973B9"/>
    <w:rsid w:val="00AA03E2"/>
    <w:rsid w:val="00AA0DCD"/>
    <w:rsid w:val="00AA0F26"/>
    <w:rsid w:val="00AA1283"/>
    <w:rsid w:val="00AA1BD9"/>
    <w:rsid w:val="00AA1FD1"/>
    <w:rsid w:val="00AA24FF"/>
    <w:rsid w:val="00AA2ADC"/>
    <w:rsid w:val="00AA3820"/>
    <w:rsid w:val="00AA3B6B"/>
    <w:rsid w:val="00AA45E4"/>
    <w:rsid w:val="00AA45E6"/>
    <w:rsid w:val="00AA567F"/>
    <w:rsid w:val="00AA571A"/>
    <w:rsid w:val="00AA5AFD"/>
    <w:rsid w:val="00AA5CB0"/>
    <w:rsid w:val="00AA7941"/>
    <w:rsid w:val="00AA7D4A"/>
    <w:rsid w:val="00AB1033"/>
    <w:rsid w:val="00AB1860"/>
    <w:rsid w:val="00AB2531"/>
    <w:rsid w:val="00AB2540"/>
    <w:rsid w:val="00AB35B2"/>
    <w:rsid w:val="00AB4119"/>
    <w:rsid w:val="00AB4B47"/>
    <w:rsid w:val="00AB54E6"/>
    <w:rsid w:val="00AB5FAA"/>
    <w:rsid w:val="00AC03F6"/>
    <w:rsid w:val="00AC192B"/>
    <w:rsid w:val="00AC2A59"/>
    <w:rsid w:val="00AC2BDB"/>
    <w:rsid w:val="00AC2C1B"/>
    <w:rsid w:val="00AC2DCF"/>
    <w:rsid w:val="00AC2F24"/>
    <w:rsid w:val="00AC312D"/>
    <w:rsid w:val="00AC4162"/>
    <w:rsid w:val="00AC4CA0"/>
    <w:rsid w:val="00AC5B0E"/>
    <w:rsid w:val="00AC6387"/>
    <w:rsid w:val="00AC66B8"/>
    <w:rsid w:val="00AC714E"/>
    <w:rsid w:val="00AC72FE"/>
    <w:rsid w:val="00AC757C"/>
    <w:rsid w:val="00AC785A"/>
    <w:rsid w:val="00AD01D5"/>
    <w:rsid w:val="00AD0283"/>
    <w:rsid w:val="00AD0D7C"/>
    <w:rsid w:val="00AD17A0"/>
    <w:rsid w:val="00AD21E5"/>
    <w:rsid w:val="00AD2BEC"/>
    <w:rsid w:val="00AD350C"/>
    <w:rsid w:val="00AD3986"/>
    <w:rsid w:val="00AD3B00"/>
    <w:rsid w:val="00AD45F5"/>
    <w:rsid w:val="00AD5098"/>
    <w:rsid w:val="00AE00F3"/>
    <w:rsid w:val="00AE033C"/>
    <w:rsid w:val="00AE35D7"/>
    <w:rsid w:val="00AE3F17"/>
    <w:rsid w:val="00AE4666"/>
    <w:rsid w:val="00AE51EB"/>
    <w:rsid w:val="00AE5958"/>
    <w:rsid w:val="00AF08A2"/>
    <w:rsid w:val="00AF0CDC"/>
    <w:rsid w:val="00AF198C"/>
    <w:rsid w:val="00AF23DF"/>
    <w:rsid w:val="00AF28C4"/>
    <w:rsid w:val="00AF2B48"/>
    <w:rsid w:val="00AF2B7F"/>
    <w:rsid w:val="00AF3A9F"/>
    <w:rsid w:val="00AF3D2C"/>
    <w:rsid w:val="00AF3FA4"/>
    <w:rsid w:val="00AF48FF"/>
    <w:rsid w:val="00AF4FA2"/>
    <w:rsid w:val="00AF6FF2"/>
    <w:rsid w:val="00AF70B2"/>
    <w:rsid w:val="00AF7170"/>
    <w:rsid w:val="00AF7315"/>
    <w:rsid w:val="00AF7FBC"/>
    <w:rsid w:val="00B00596"/>
    <w:rsid w:val="00B00842"/>
    <w:rsid w:val="00B01036"/>
    <w:rsid w:val="00B01BDA"/>
    <w:rsid w:val="00B01D6C"/>
    <w:rsid w:val="00B02442"/>
    <w:rsid w:val="00B0267B"/>
    <w:rsid w:val="00B02D1D"/>
    <w:rsid w:val="00B04100"/>
    <w:rsid w:val="00B0414D"/>
    <w:rsid w:val="00B0463E"/>
    <w:rsid w:val="00B06E9D"/>
    <w:rsid w:val="00B1035E"/>
    <w:rsid w:val="00B10C0C"/>
    <w:rsid w:val="00B11EB1"/>
    <w:rsid w:val="00B1303B"/>
    <w:rsid w:val="00B1349B"/>
    <w:rsid w:val="00B135FC"/>
    <w:rsid w:val="00B1413D"/>
    <w:rsid w:val="00B141EA"/>
    <w:rsid w:val="00B146B3"/>
    <w:rsid w:val="00B14F1D"/>
    <w:rsid w:val="00B16514"/>
    <w:rsid w:val="00B16B80"/>
    <w:rsid w:val="00B17266"/>
    <w:rsid w:val="00B2023F"/>
    <w:rsid w:val="00B20BEF"/>
    <w:rsid w:val="00B21541"/>
    <w:rsid w:val="00B2433C"/>
    <w:rsid w:val="00B246DF"/>
    <w:rsid w:val="00B24878"/>
    <w:rsid w:val="00B26F23"/>
    <w:rsid w:val="00B27094"/>
    <w:rsid w:val="00B31827"/>
    <w:rsid w:val="00B32BFD"/>
    <w:rsid w:val="00B333C8"/>
    <w:rsid w:val="00B33866"/>
    <w:rsid w:val="00B3389A"/>
    <w:rsid w:val="00B35B92"/>
    <w:rsid w:val="00B36D46"/>
    <w:rsid w:val="00B36F8C"/>
    <w:rsid w:val="00B37B25"/>
    <w:rsid w:val="00B400CE"/>
    <w:rsid w:val="00B40237"/>
    <w:rsid w:val="00B40D2E"/>
    <w:rsid w:val="00B40E53"/>
    <w:rsid w:val="00B40FD3"/>
    <w:rsid w:val="00B4137E"/>
    <w:rsid w:val="00B413BD"/>
    <w:rsid w:val="00B4215A"/>
    <w:rsid w:val="00B421E2"/>
    <w:rsid w:val="00B42BEF"/>
    <w:rsid w:val="00B437D9"/>
    <w:rsid w:val="00B438F3"/>
    <w:rsid w:val="00B43E7D"/>
    <w:rsid w:val="00B45766"/>
    <w:rsid w:val="00B457DF"/>
    <w:rsid w:val="00B457F9"/>
    <w:rsid w:val="00B45F5E"/>
    <w:rsid w:val="00B4708F"/>
    <w:rsid w:val="00B4731A"/>
    <w:rsid w:val="00B51352"/>
    <w:rsid w:val="00B5175D"/>
    <w:rsid w:val="00B52506"/>
    <w:rsid w:val="00B52528"/>
    <w:rsid w:val="00B53059"/>
    <w:rsid w:val="00B533B7"/>
    <w:rsid w:val="00B53AB3"/>
    <w:rsid w:val="00B55EAA"/>
    <w:rsid w:val="00B55EE5"/>
    <w:rsid w:val="00B5614F"/>
    <w:rsid w:val="00B56CEE"/>
    <w:rsid w:val="00B571F7"/>
    <w:rsid w:val="00B57E8D"/>
    <w:rsid w:val="00B6089D"/>
    <w:rsid w:val="00B6105E"/>
    <w:rsid w:val="00B61132"/>
    <w:rsid w:val="00B61657"/>
    <w:rsid w:val="00B61D3C"/>
    <w:rsid w:val="00B61EC2"/>
    <w:rsid w:val="00B63036"/>
    <w:rsid w:val="00B63146"/>
    <w:rsid w:val="00B63675"/>
    <w:rsid w:val="00B636C8"/>
    <w:rsid w:val="00B6391A"/>
    <w:rsid w:val="00B643EF"/>
    <w:rsid w:val="00B65A91"/>
    <w:rsid w:val="00B65C8D"/>
    <w:rsid w:val="00B6637A"/>
    <w:rsid w:val="00B66A38"/>
    <w:rsid w:val="00B66D27"/>
    <w:rsid w:val="00B67CE5"/>
    <w:rsid w:val="00B67D14"/>
    <w:rsid w:val="00B7048F"/>
    <w:rsid w:val="00B70812"/>
    <w:rsid w:val="00B718E3"/>
    <w:rsid w:val="00B72130"/>
    <w:rsid w:val="00B72800"/>
    <w:rsid w:val="00B7351A"/>
    <w:rsid w:val="00B73C55"/>
    <w:rsid w:val="00B73FE6"/>
    <w:rsid w:val="00B775AF"/>
    <w:rsid w:val="00B77C33"/>
    <w:rsid w:val="00B80AB8"/>
    <w:rsid w:val="00B81243"/>
    <w:rsid w:val="00B823E8"/>
    <w:rsid w:val="00B82E7F"/>
    <w:rsid w:val="00B83F74"/>
    <w:rsid w:val="00B840E1"/>
    <w:rsid w:val="00B845F2"/>
    <w:rsid w:val="00B84E17"/>
    <w:rsid w:val="00B8567B"/>
    <w:rsid w:val="00B859EF"/>
    <w:rsid w:val="00B8711B"/>
    <w:rsid w:val="00B8775E"/>
    <w:rsid w:val="00B901DC"/>
    <w:rsid w:val="00B90209"/>
    <w:rsid w:val="00B902C3"/>
    <w:rsid w:val="00B9078B"/>
    <w:rsid w:val="00B908E2"/>
    <w:rsid w:val="00B91246"/>
    <w:rsid w:val="00B93567"/>
    <w:rsid w:val="00B949C2"/>
    <w:rsid w:val="00B94F2B"/>
    <w:rsid w:val="00B96626"/>
    <w:rsid w:val="00B968A6"/>
    <w:rsid w:val="00B976AE"/>
    <w:rsid w:val="00B97DFC"/>
    <w:rsid w:val="00BA0D0C"/>
    <w:rsid w:val="00BA193B"/>
    <w:rsid w:val="00BA1FE0"/>
    <w:rsid w:val="00BA338F"/>
    <w:rsid w:val="00BA3932"/>
    <w:rsid w:val="00BA3CA5"/>
    <w:rsid w:val="00BA40A3"/>
    <w:rsid w:val="00BA6430"/>
    <w:rsid w:val="00BA7827"/>
    <w:rsid w:val="00BA7CFF"/>
    <w:rsid w:val="00BB0954"/>
    <w:rsid w:val="00BB1A0F"/>
    <w:rsid w:val="00BB27A4"/>
    <w:rsid w:val="00BB31A8"/>
    <w:rsid w:val="00BB47CD"/>
    <w:rsid w:val="00BB5491"/>
    <w:rsid w:val="00BB5C10"/>
    <w:rsid w:val="00BB5E33"/>
    <w:rsid w:val="00BB5E43"/>
    <w:rsid w:val="00BB6788"/>
    <w:rsid w:val="00BB6D1B"/>
    <w:rsid w:val="00BB733E"/>
    <w:rsid w:val="00BB7440"/>
    <w:rsid w:val="00BC25E3"/>
    <w:rsid w:val="00BC27B6"/>
    <w:rsid w:val="00BC2F7D"/>
    <w:rsid w:val="00BC317B"/>
    <w:rsid w:val="00BC4299"/>
    <w:rsid w:val="00BC6D92"/>
    <w:rsid w:val="00BC6EE3"/>
    <w:rsid w:val="00BC72BA"/>
    <w:rsid w:val="00BC79E6"/>
    <w:rsid w:val="00BD020C"/>
    <w:rsid w:val="00BD0369"/>
    <w:rsid w:val="00BD0FE4"/>
    <w:rsid w:val="00BD1877"/>
    <w:rsid w:val="00BD2072"/>
    <w:rsid w:val="00BD2448"/>
    <w:rsid w:val="00BD29DF"/>
    <w:rsid w:val="00BD359E"/>
    <w:rsid w:val="00BD54D4"/>
    <w:rsid w:val="00BD7277"/>
    <w:rsid w:val="00BD7363"/>
    <w:rsid w:val="00BD7C45"/>
    <w:rsid w:val="00BD7F79"/>
    <w:rsid w:val="00BE0365"/>
    <w:rsid w:val="00BE0A44"/>
    <w:rsid w:val="00BE0B63"/>
    <w:rsid w:val="00BE0BEF"/>
    <w:rsid w:val="00BE1ABC"/>
    <w:rsid w:val="00BE28DE"/>
    <w:rsid w:val="00BE2D0C"/>
    <w:rsid w:val="00BE2F3C"/>
    <w:rsid w:val="00BE33BC"/>
    <w:rsid w:val="00BE47CF"/>
    <w:rsid w:val="00BE4D08"/>
    <w:rsid w:val="00BE5EBC"/>
    <w:rsid w:val="00BE6317"/>
    <w:rsid w:val="00BE6CAC"/>
    <w:rsid w:val="00BF0A4B"/>
    <w:rsid w:val="00BF17A8"/>
    <w:rsid w:val="00BF1818"/>
    <w:rsid w:val="00BF3022"/>
    <w:rsid w:val="00BF34DF"/>
    <w:rsid w:val="00BF405D"/>
    <w:rsid w:val="00BF5361"/>
    <w:rsid w:val="00BF58AE"/>
    <w:rsid w:val="00BF62B3"/>
    <w:rsid w:val="00BF6B2F"/>
    <w:rsid w:val="00BF7D67"/>
    <w:rsid w:val="00C003FB"/>
    <w:rsid w:val="00C016FB"/>
    <w:rsid w:val="00C021C0"/>
    <w:rsid w:val="00C02367"/>
    <w:rsid w:val="00C02DB8"/>
    <w:rsid w:val="00C031F1"/>
    <w:rsid w:val="00C04116"/>
    <w:rsid w:val="00C0414D"/>
    <w:rsid w:val="00C052A6"/>
    <w:rsid w:val="00C06423"/>
    <w:rsid w:val="00C068E4"/>
    <w:rsid w:val="00C0793E"/>
    <w:rsid w:val="00C10225"/>
    <w:rsid w:val="00C1045B"/>
    <w:rsid w:val="00C11561"/>
    <w:rsid w:val="00C120B4"/>
    <w:rsid w:val="00C12363"/>
    <w:rsid w:val="00C1276D"/>
    <w:rsid w:val="00C1283E"/>
    <w:rsid w:val="00C12E17"/>
    <w:rsid w:val="00C13D23"/>
    <w:rsid w:val="00C13E31"/>
    <w:rsid w:val="00C13F4B"/>
    <w:rsid w:val="00C1407E"/>
    <w:rsid w:val="00C14600"/>
    <w:rsid w:val="00C15245"/>
    <w:rsid w:val="00C15EC5"/>
    <w:rsid w:val="00C17B2F"/>
    <w:rsid w:val="00C17C37"/>
    <w:rsid w:val="00C2071A"/>
    <w:rsid w:val="00C208CB"/>
    <w:rsid w:val="00C20C5C"/>
    <w:rsid w:val="00C21257"/>
    <w:rsid w:val="00C21728"/>
    <w:rsid w:val="00C22E80"/>
    <w:rsid w:val="00C2344E"/>
    <w:rsid w:val="00C23FBC"/>
    <w:rsid w:val="00C23FCC"/>
    <w:rsid w:val="00C2503B"/>
    <w:rsid w:val="00C25573"/>
    <w:rsid w:val="00C25A87"/>
    <w:rsid w:val="00C25C43"/>
    <w:rsid w:val="00C2603D"/>
    <w:rsid w:val="00C26BF8"/>
    <w:rsid w:val="00C26CFC"/>
    <w:rsid w:val="00C26EB2"/>
    <w:rsid w:val="00C27111"/>
    <w:rsid w:val="00C27C87"/>
    <w:rsid w:val="00C305A6"/>
    <w:rsid w:val="00C30C3F"/>
    <w:rsid w:val="00C30DFC"/>
    <w:rsid w:val="00C32175"/>
    <w:rsid w:val="00C32274"/>
    <w:rsid w:val="00C32A29"/>
    <w:rsid w:val="00C32B77"/>
    <w:rsid w:val="00C32E9E"/>
    <w:rsid w:val="00C332B8"/>
    <w:rsid w:val="00C33403"/>
    <w:rsid w:val="00C34417"/>
    <w:rsid w:val="00C3441E"/>
    <w:rsid w:val="00C35D30"/>
    <w:rsid w:val="00C36240"/>
    <w:rsid w:val="00C3630E"/>
    <w:rsid w:val="00C36BC1"/>
    <w:rsid w:val="00C36C22"/>
    <w:rsid w:val="00C36C27"/>
    <w:rsid w:val="00C373E5"/>
    <w:rsid w:val="00C37780"/>
    <w:rsid w:val="00C40EE8"/>
    <w:rsid w:val="00C42B3E"/>
    <w:rsid w:val="00C42F05"/>
    <w:rsid w:val="00C431B8"/>
    <w:rsid w:val="00C44D16"/>
    <w:rsid w:val="00C473D8"/>
    <w:rsid w:val="00C47C93"/>
    <w:rsid w:val="00C512A6"/>
    <w:rsid w:val="00C513CD"/>
    <w:rsid w:val="00C51F3C"/>
    <w:rsid w:val="00C52526"/>
    <w:rsid w:val="00C52E25"/>
    <w:rsid w:val="00C53882"/>
    <w:rsid w:val="00C538E6"/>
    <w:rsid w:val="00C54153"/>
    <w:rsid w:val="00C54672"/>
    <w:rsid w:val="00C54756"/>
    <w:rsid w:val="00C54E52"/>
    <w:rsid w:val="00C55225"/>
    <w:rsid w:val="00C553D0"/>
    <w:rsid w:val="00C56569"/>
    <w:rsid w:val="00C56D69"/>
    <w:rsid w:val="00C57B58"/>
    <w:rsid w:val="00C60793"/>
    <w:rsid w:val="00C60E9C"/>
    <w:rsid w:val="00C60F14"/>
    <w:rsid w:val="00C614C5"/>
    <w:rsid w:val="00C61C33"/>
    <w:rsid w:val="00C61F03"/>
    <w:rsid w:val="00C620DB"/>
    <w:rsid w:val="00C6240F"/>
    <w:rsid w:val="00C64531"/>
    <w:rsid w:val="00C6485E"/>
    <w:rsid w:val="00C649D3"/>
    <w:rsid w:val="00C6533F"/>
    <w:rsid w:val="00C65CDA"/>
    <w:rsid w:val="00C66747"/>
    <w:rsid w:val="00C66927"/>
    <w:rsid w:val="00C70228"/>
    <w:rsid w:val="00C707E9"/>
    <w:rsid w:val="00C718A3"/>
    <w:rsid w:val="00C72837"/>
    <w:rsid w:val="00C72AA2"/>
    <w:rsid w:val="00C730E6"/>
    <w:rsid w:val="00C73D09"/>
    <w:rsid w:val="00C75114"/>
    <w:rsid w:val="00C75879"/>
    <w:rsid w:val="00C767DE"/>
    <w:rsid w:val="00C76980"/>
    <w:rsid w:val="00C76E8B"/>
    <w:rsid w:val="00C77216"/>
    <w:rsid w:val="00C77C73"/>
    <w:rsid w:val="00C80493"/>
    <w:rsid w:val="00C8059C"/>
    <w:rsid w:val="00C807A9"/>
    <w:rsid w:val="00C8088C"/>
    <w:rsid w:val="00C81502"/>
    <w:rsid w:val="00C826E5"/>
    <w:rsid w:val="00C841D6"/>
    <w:rsid w:val="00C8458D"/>
    <w:rsid w:val="00C84F55"/>
    <w:rsid w:val="00C86832"/>
    <w:rsid w:val="00C86CE7"/>
    <w:rsid w:val="00C87C42"/>
    <w:rsid w:val="00C90F99"/>
    <w:rsid w:val="00C910B6"/>
    <w:rsid w:val="00C911F0"/>
    <w:rsid w:val="00C92385"/>
    <w:rsid w:val="00C92E81"/>
    <w:rsid w:val="00C93F2F"/>
    <w:rsid w:val="00C93F8A"/>
    <w:rsid w:val="00C9462A"/>
    <w:rsid w:val="00C948B4"/>
    <w:rsid w:val="00C94911"/>
    <w:rsid w:val="00C94B19"/>
    <w:rsid w:val="00C9566B"/>
    <w:rsid w:val="00C96341"/>
    <w:rsid w:val="00C97D6D"/>
    <w:rsid w:val="00CA01EF"/>
    <w:rsid w:val="00CA1617"/>
    <w:rsid w:val="00CA1F9C"/>
    <w:rsid w:val="00CA212D"/>
    <w:rsid w:val="00CA23BB"/>
    <w:rsid w:val="00CA2522"/>
    <w:rsid w:val="00CA37E7"/>
    <w:rsid w:val="00CA42F2"/>
    <w:rsid w:val="00CA6688"/>
    <w:rsid w:val="00CA7298"/>
    <w:rsid w:val="00CA79A3"/>
    <w:rsid w:val="00CB06D7"/>
    <w:rsid w:val="00CB1619"/>
    <w:rsid w:val="00CB291C"/>
    <w:rsid w:val="00CB2E7C"/>
    <w:rsid w:val="00CB3CFC"/>
    <w:rsid w:val="00CB4F31"/>
    <w:rsid w:val="00CB5690"/>
    <w:rsid w:val="00CB5E77"/>
    <w:rsid w:val="00CB68AB"/>
    <w:rsid w:val="00CC029A"/>
    <w:rsid w:val="00CC104A"/>
    <w:rsid w:val="00CC13F8"/>
    <w:rsid w:val="00CC3E12"/>
    <w:rsid w:val="00CC42D7"/>
    <w:rsid w:val="00CC471B"/>
    <w:rsid w:val="00CC4940"/>
    <w:rsid w:val="00CC5B12"/>
    <w:rsid w:val="00CC5CA8"/>
    <w:rsid w:val="00CC6A00"/>
    <w:rsid w:val="00CC72C0"/>
    <w:rsid w:val="00CD0547"/>
    <w:rsid w:val="00CD0951"/>
    <w:rsid w:val="00CD1167"/>
    <w:rsid w:val="00CD23DA"/>
    <w:rsid w:val="00CD2474"/>
    <w:rsid w:val="00CD26E4"/>
    <w:rsid w:val="00CD2A39"/>
    <w:rsid w:val="00CD37EF"/>
    <w:rsid w:val="00CD3E5D"/>
    <w:rsid w:val="00CD4539"/>
    <w:rsid w:val="00CD4E87"/>
    <w:rsid w:val="00CD5065"/>
    <w:rsid w:val="00CD584E"/>
    <w:rsid w:val="00CE027A"/>
    <w:rsid w:val="00CE06D6"/>
    <w:rsid w:val="00CE0DD7"/>
    <w:rsid w:val="00CE2FB5"/>
    <w:rsid w:val="00CE3174"/>
    <w:rsid w:val="00CE5EAD"/>
    <w:rsid w:val="00CE6563"/>
    <w:rsid w:val="00CE6E9A"/>
    <w:rsid w:val="00CF0372"/>
    <w:rsid w:val="00CF0B6F"/>
    <w:rsid w:val="00CF0F6C"/>
    <w:rsid w:val="00CF2047"/>
    <w:rsid w:val="00CF2E73"/>
    <w:rsid w:val="00CF30E8"/>
    <w:rsid w:val="00CF3294"/>
    <w:rsid w:val="00CF3604"/>
    <w:rsid w:val="00CF416D"/>
    <w:rsid w:val="00CF5A66"/>
    <w:rsid w:val="00CF5DBD"/>
    <w:rsid w:val="00CF74A7"/>
    <w:rsid w:val="00D00BE3"/>
    <w:rsid w:val="00D00D29"/>
    <w:rsid w:val="00D01216"/>
    <w:rsid w:val="00D01B94"/>
    <w:rsid w:val="00D02118"/>
    <w:rsid w:val="00D032F9"/>
    <w:rsid w:val="00D049AC"/>
    <w:rsid w:val="00D04AE2"/>
    <w:rsid w:val="00D05CAD"/>
    <w:rsid w:val="00D05D1C"/>
    <w:rsid w:val="00D06B5A"/>
    <w:rsid w:val="00D07214"/>
    <w:rsid w:val="00D07CF5"/>
    <w:rsid w:val="00D07E26"/>
    <w:rsid w:val="00D106A3"/>
    <w:rsid w:val="00D11182"/>
    <w:rsid w:val="00D1141B"/>
    <w:rsid w:val="00D114C2"/>
    <w:rsid w:val="00D11529"/>
    <w:rsid w:val="00D1168C"/>
    <w:rsid w:val="00D1216F"/>
    <w:rsid w:val="00D134DC"/>
    <w:rsid w:val="00D13734"/>
    <w:rsid w:val="00D13D17"/>
    <w:rsid w:val="00D15718"/>
    <w:rsid w:val="00D16051"/>
    <w:rsid w:val="00D16B32"/>
    <w:rsid w:val="00D174F3"/>
    <w:rsid w:val="00D17ABF"/>
    <w:rsid w:val="00D2003B"/>
    <w:rsid w:val="00D203D0"/>
    <w:rsid w:val="00D20A0C"/>
    <w:rsid w:val="00D2189B"/>
    <w:rsid w:val="00D21C9C"/>
    <w:rsid w:val="00D225BE"/>
    <w:rsid w:val="00D22F3A"/>
    <w:rsid w:val="00D232B0"/>
    <w:rsid w:val="00D23E7D"/>
    <w:rsid w:val="00D2492E"/>
    <w:rsid w:val="00D257DB"/>
    <w:rsid w:val="00D267C7"/>
    <w:rsid w:val="00D26BF4"/>
    <w:rsid w:val="00D27A21"/>
    <w:rsid w:val="00D27FBB"/>
    <w:rsid w:val="00D30A37"/>
    <w:rsid w:val="00D30A4D"/>
    <w:rsid w:val="00D3285A"/>
    <w:rsid w:val="00D3354B"/>
    <w:rsid w:val="00D3452D"/>
    <w:rsid w:val="00D34533"/>
    <w:rsid w:val="00D35436"/>
    <w:rsid w:val="00D355BC"/>
    <w:rsid w:val="00D36F25"/>
    <w:rsid w:val="00D3740D"/>
    <w:rsid w:val="00D400E4"/>
    <w:rsid w:val="00D40E3D"/>
    <w:rsid w:val="00D41FF2"/>
    <w:rsid w:val="00D43185"/>
    <w:rsid w:val="00D43EE1"/>
    <w:rsid w:val="00D443F5"/>
    <w:rsid w:val="00D44D0F"/>
    <w:rsid w:val="00D45CCD"/>
    <w:rsid w:val="00D46CE7"/>
    <w:rsid w:val="00D516D8"/>
    <w:rsid w:val="00D5223D"/>
    <w:rsid w:val="00D537A8"/>
    <w:rsid w:val="00D53F81"/>
    <w:rsid w:val="00D541CF"/>
    <w:rsid w:val="00D569DC"/>
    <w:rsid w:val="00D56EF5"/>
    <w:rsid w:val="00D56F8F"/>
    <w:rsid w:val="00D57209"/>
    <w:rsid w:val="00D57BCF"/>
    <w:rsid w:val="00D57CBE"/>
    <w:rsid w:val="00D57D64"/>
    <w:rsid w:val="00D608FE"/>
    <w:rsid w:val="00D60B27"/>
    <w:rsid w:val="00D61749"/>
    <w:rsid w:val="00D61B59"/>
    <w:rsid w:val="00D61D77"/>
    <w:rsid w:val="00D621D6"/>
    <w:rsid w:val="00D63617"/>
    <w:rsid w:val="00D652F5"/>
    <w:rsid w:val="00D664C5"/>
    <w:rsid w:val="00D667C9"/>
    <w:rsid w:val="00D667E0"/>
    <w:rsid w:val="00D702DB"/>
    <w:rsid w:val="00D7043F"/>
    <w:rsid w:val="00D70A8F"/>
    <w:rsid w:val="00D70CB6"/>
    <w:rsid w:val="00D70FC0"/>
    <w:rsid w:val="00D71141"/>
    <w:rsid w:val="00D722FE"/>
    <w:rsid w:val="00D72905"/>
    <w:rsid w:val="00D73DB4"/>
    <w:rsid w:val="00D74087"/>
    <w:rsid w:val="00D7409B"/>
    <w:rsid w:val="00D773D9"/>
    <w:rsid w:val="00D77929"/>
    <w:rsid w:val="00D806BA"/>
    <w:rsid w:val="00D8089B"/>
    <w:rsid w:val="00D80D39"/>
    <w:rsid w:val="00D812E8"/>
    <w:rsid w:val="00D82810"/>
    <w:rsid w:val="00D83EAC"/>
    <w:rsid w:val="00D8500E"/>
    <w:rsid w:val="00D863AE"/>
    <w:rsid w:val="00D86772"/>
    <w:rsid w:val="00D87200"/>
    <w:rsid w:val="00D8720D"/>
    <w:rsid w:val="00D90F2F"/>
    <w:rsid w:val="00D91E1B"/>
    <w:rsid w:val="00D91FE7"/>
    <w:rsid w:val="00D925E0"/>
    <w:rsid w:val="00D93B8E"/>
    <w:rsid w:val="00D9537D"/>
    <w:rsid w:val="00D95F1A"/>
    <w:rsid w:val="00D964FD"/>
    <w:rsid w:val="00DA0CBE"/>
    <w:rsid w:val="00DA0D77"/>
    <w:rsid w:val="00DA1713"/>
    <w:rsid w:val="00DA2019"/>
    <w:rsid w:val="00DA2FFD"/>
    <w:rsid w:val="00DA3F26"/>
    <w:rsid w:val="00DA4756"/>
    <w:rsid w:val="00DA4F95"/>
    <w:rsid w:val="00DA6BB4"/>
    <w:rsid w:val="00DA6E54"/>
    <w:rsid w:val="00DA7280"/>
    <w:rsid w:val="00DA7344"/>
    <w:rsid w:val="00DA73D1"/>
    <w:rsid w:val="00DB0547"/>
    <w:rsid w:val="00DB075D"/>
    <w:rsid w:val="00DB3207"/>
    <w:rsid w:val="00DB4206"/>
    <w:rsid w:val="00DB5CAA"/>
    <w:rsid w:val="00DB61F7"/>
    <w:rsid w:val="00DB6E2F"/>
    <w:rsid w:val="00DC00EE"/>
    <w:rsid w:val="00DC155E"/>
    <w:rsid w:val="00DC15B4"/>
    <w:rsid w:val="00DC1C11"/>
    <w:rsid w:val="00DC21C2"/>
    <w:rsid w:val="00DC4652"/>
    <w:rsid w:val="00DC4949"/>
    <w:rsid w:val="00DC579D"/>
    <w:rsid w:val="00DC65F4"/>
    <w:rsid w:val="00DD02E7"/>
    <w:rsid w:val="00DD1152"/>
    <w:rsid w:val="00DD15EC"/>
    <w:rsid w:val="00DD1937"/>
    <w:rsid w:val="00DD1FBB"/>
    <w:rsid w:val="00DD203C"/>
    <w:rsid w:val="00DD2855"/>
    <w:rsid w:val="00DD2879"/>
    <w:rsid w:val="00DD2B48"/>
    <w:rsid w:val="00DD382D"/>
    <w:rsid w:val="00DD48FA"/>
    <w:rsid w:val="00DD6086"/>
    <w:rsid w:val="00DE2036"/>
    <w:rsid w:val="00DE4C87"/>
    <w:rsid w:val="00DE4D12"/>
    <w:rsid w:val="00DE512E"/>
    <w:rsid w:val="00DE550C"/>
    <w:rsid w:val="00DE5F31"/>
    <w:rsid w:val="00DE673F"/>
    <w:rsid w:val="00DE720C"/>
    <w:rsid w:val="00DF1F56"/>
    <w:rsid w:val="00DF2873"/>
    <w:rsid w:val="00DF3992"/>
    <w:rsid w:val="00DF51F5"/>
    <w:rsid w:val="00DF6123"/>
    <w:rsid w:val="00DF797D"/>
    <w:rsid w:val="00E00B2F"/>
    <w:rsid w:val="00E00C19"/>
    <w:rsid w:val="00E011C5"/>
    <w:rsid w:val="00E019F3"/>
    <w:rsid w:val="00E01BFA"/>
    <w:rsid w:val="00E026CE"/>
    <w:rsid w:val="00E03B3A"/>
    <w:rsid w:val="00E04259"/>
    <w:rsid w:val="00E04FEF"/>
    <w:rsid w:val="00E05C30"/>
    <w:rsid w:val="00E066EB"/>
    <w:rsid w:val="00E10398"/>
    <w:rsid w:val="00E103F6"/>
    <w:rsid w:val="00E11C5F"/>
    <w:rsid w:val="00E11E27"/>
    <w:rsid w:val="00E12613"/>
    <w:rsid w:val="00E13CA1"/>
    <w:rsid w:val="00E13DDB"/>
    <w:rsid w:val="00E14798"/>
    <w:rsid w:val="00E14984"/>
    <w:rsid w:val="00E158FB"/>
    <w:rsid w:val="00E16F71"/>
    <w:rsid w:val="00E17D38"/>
    <w:rsid w:val="00E17F1C"/>
    <w:rsid w:val="00E20500"/>
    <w:rsid w:val="00E20AAC"/>
    <w:rsid w:val="00E218C9"/>
    <w:rsid w:val="00E21B6A"/>
    <w:rsid w:val="00E24642"/>
    <w:rsid w:val="00E248C4"/>
    <w:rsid w:val="00E24BE4"/>
    <w:rsid w:val="00E24C96"/>
    <w:rsid w:val="00E24D7F"/>
    <w:rsid w:val="00E25107"/>
    <w:rsid w:val="00E269D9"/>
    <w:rsid w:val="00E30652"/>
    <w:rsid w:val="00E31431"/>
    <w:rsid w:val="00E31E70"/>
    <w:rsid w:val="00E3281D"/>
    <w:rsid w:val="00E32EA4"/>
    <w:rsid w:val="00E32EA7"/>
    <w:rsid w:val="00E32F21"/>
    <w:rsid w:val="00E32F7A"/>
    <w:rsid w:val="00E33163"/>
    <w:rsid w:val="00E3439B"/>
    <w:rsid w:val="00E349FA"/>
    <w:rsid w:val="00E34A21"/>
    <w:rsid w:val="00E34A22"/>
    <w:rsid w:val="00E40525"/>
    <w:rsid w:val="00E4476F"/>
    <w:rsid w:val="00E45017"/>
    <w:rsid w:val="00E450A7"/>
    <w:rsid w:val="00E458B7"/>
    <w:rsid w:val="00E4675B"/>
    <w:rsid w:val="00E50F8B"/>
    <w:rsid w:val="00E51EF4"/>
    <w:rsid w:val="00E527C3"/>
    <w:rsid w:val="00E52D49"/>
    <w:rsid w:val="00E52DA5"/>
    <w:rsid w:val="00E5301A"/>
    <w:rsid w:val="00E53103"/>
    <w:rsid w:val="00E532C2"/>
    <w:rsid w:val="00E536B8"/>
    <w:rsid w:val="00E55086"/>
    <w:rsid w:val="00E55B1A"/>
    <w:rsid w:val="00E56E68"/>
    <w:rsid w:val="00E57484"/>
    <w:rsid w:val="00E61AD7"/>
    <w:rsid w:val="00E62BEA"/>
    <w:rsid w:val="00E62C04"/>
    <w:rsid w:val="00E63BE8"/>
    <w:rsid w:val="00E63EFE"/>
    <w:rsid w:val="00E63F3F"/>
    <w:rsid w:val="00E644F4"/>
    <w:rsid w:val="00E64AD9"/>
    <w:rsid w:val="00E64DE0"/>
    <w:rsid w:val="00E662A6"/>
    <w:rsid w:val="00E66AB5"/>
    <w:rsid w:val="00E66F4B"/>
    <w:rsid w:val="00E67833"/>
    <w:rsid w:val="00E6794B"/>
    <w:rsid w:val="00E7042F"/>
    <w:rsid w:val="00E718C4"/>
    <w:rsid w:val="00E7192D"/>
    <w:rsid w:val="00E73FB1"/>
    <w:rsid w:val="00E7406C"/>
    <w:rsid w:val="00E7508A"/>
    <w:rsid w:val="00E75619"/>
    <w:rsid w:val="00E758ED"/>
    <w:rsid w:val="00E76993"/>
    <w:rsid w:val="00E8037C"/>
    <w:rsid w:val="00E80967"/>
    <w:rsid w:val="00E85005"/>
    <w:rsid w:val="00E85380"/>
    <w:rsid w:val="00E8589C"/>
    <w:rsid w:val="00E86605"/>
    <w:rsid w:val="00E86A7C"/>
    <w:rsid w:val="00E9014A"/>
    <w:rsid w:val="00E90169"/>
    <w:rsid w:val="00E90BC9"/>
    <w:rsid w:val="00E91568"/>
    <w:rsid w:val="00E92893"/>
    <w:rsid w:val="00E9378F"/>
    <w:rsid w:val="00E93832"/>
    <w:rsid w:val="00E938BD"/>
    <w:rsid w:val="00E9401C"/>
    <w:rsid w:val="00E96129"/>
    <w:rsid w:val="00E96132"/>
    <w:rsid w:val="00E96A55"/>
    <w:rsid w:val="00E9789F"/>
    <w:rsid w:val="00E97F52"/>
    <w:rsid w:val="00EA0EAB"/>
    <w:rsid w:val="00EA135D"/>
    <w:rsid w:val="00EA136D"/>
    <w:rsid w:val="00EA170A"/>
    <w:rsid w:val="00EA1C7E"/>
    <w:rsid w:val="00EA234F"/>
    <w:rsid w:val="00EA250D"/>
    <w:rsid w:val="00EA41D8"/>
    <w:rsid w:val="00EA5A2C"/>
    <w:rsid w:val="00EA6EFC"/>
    <w:rsid w:val="00EB01B1"/>
    <w:rsid w:val="00EB0B1A"/>
    <w:rsid w:val="00EB14A0"/>
    <w:rsid w:val="00EB1D76"/>
    <w:rsid w:val="00EB29E4"/>
    <w:rsid w:val="00EB325A"/>
    <w:rsid w:val="00EB3D51"/>
    <w:rsid w:val="00EB4485"/>
    <w:rsid w:val="00EB47FC"/>
    <w:rsid w:val="00EB6186"/>
    <w:rsid w:val="00EB64EE"/>
    <w:rsid w:val="00EB6CB7"/>
    <w:rsid w:val="00EB79D6"/>
    <w:rsid w:val="00EC06A1"/>
    <w:rsid w:val="00EC2524"/>
    <w:rsid w:val="00EC29B9"/>
    <w:rsid w:val="00EC3151"/>
    <w:rsid w:val="00EC3F50"/>
    <w:rsid w:val="00EC40E1"/>
    <w:rsid w:val="00EC4EA5"/>
    <w:rsid w:val="00EC5FB8"/>
    <w:rsid w:val="00EC75AF"/>
    <w:rsid w:val="00ED0434"/>
    <w:rsid w:val="00ED08BF"/>
    <w:rsid w:val="00ED2AEE"/>
    <w:rsid w:val="00ED3197"/>
    <w:rsid w:val="00ED36C0"/>
    <w:rsid w:val="00ED3FF7"/>
    <w:rsid w:val="00ED4721"/>
    <w:rsid w:val="00ED4DCB"/>
    <w:rsid w:val="00ED5489"/>
    <w:rsid w:val="00ED58FB"/>
    <w:rsid w:val="00ED6727"/>
    <w:rsid w:val="00ED751E"/>
    <w:rsid w:val="00EE0127"/>
    <w:rsid w:val="00EE15B6"/>
    <w:rsid w:val="00EE2A05"/>
    <w:rsid w:val="00EE2DB7"/>
    <w:rsid w:val="00EE2E06"/>
    <w:rsid w:val="00EE3AA7"/>
    <w:rsid w:val="00EE433C"/>
    <w:rsid w:val="00EE4D15"/>
    <w:rsid w:val="00EE59B2"/>
    <w:rsid w:val="00EE5BEE"/>
    <w:rsid w:val="00EE6D58"/>
    <w:rsid w:val="00EF0766"/>
    <w:rsid w:val="00EF2DFF"/>
    <w:rsid w:val="00EF41D3"/>
    <w:rsid w:val="00EF459B"/>
    <w:rsid w:val="00EF66B1"/>
    <w:rsid w:val="00EF77B5"/>
    <w:rsid w:val="00EF795F"/>
    <w:rsid w:val="00F00BD9"/>
    <w:rsid w:val="00F00C5A"/>
    <w:rsid w:val="00F00FB3"/>
    <w:rsid w:val="00F024CE"/>
    <w:rsid w:val="00F02CEC"/>
    <w:rsid w:val="00F034FD"/>
    <w:rsid w:val="00F0352D"/>
    <w:rsid w:val="00F04B85"/>
    <w:rsid w:val="00F052A4"/>
    <w:rsid w:val="00F05596"/>
    <w:rsid w:val="00F0579C"/>
    <w:rsid w:val="00F05AC0"/>
    <w:rsid w:val="00F05BED"/>
    <w:rsid w:val="00F0754D"/>
    <w:rsid w:val="00F07E39"/>
    <w:rsid w:val="00F10B32"/>
    <w:rsid w:val="00F11534"/>
    <w:rsid w:val="00F11F5A"/>
    <w:rsid w:val="00F12F9C"/>
    <w:rsid w:val="00F13EA7"/>
    <w:rsid w:val="00F16341"/>
    <w:rsid w:val="00F17451"/>
    <w:rsid w:val="00F17505"/>
    <w:rsid w:val="00F17D8A"/>
    <w:rsid w:val="00F208EE"/>
    <w:rsid w:val="00F21E50"/>
    <w:rsid w:val="00F22510"/>
    <w:rsid w:val="00F22EE6"/>
    <w:rsid w:val="00F2307F"/>
    <w:rsid w:val="00F23200"/>
    <w:rsid w:val="00F24940"/>
    <w:rsid w:val="00F25B3A"/>
    <w:rsid w:val="00F26193"/>
    <w:rsid w:val="00F2697D"/>
    <w:rsid w:val="00F2709A"/>
    <w:rsid w:val="00F274EE"/>
    <w:rsid w:val="00F30358"/>
    <w:rsid w:val="00F30789"/>
    <w:rsid w:val="00F3083B"/>
    <w:rsid w:val="00F31D49"/>
    <w:rsid w:val="00F32BC4"/>
    <w:rsid w:val="00F32DB4"/>
    <w:rsid w:val="00F34543"/>
    <w:rsid w:val="00F34A54"/>
    <w:rsid w:val="00F34A9B"/>
    <w:rsid w:val="00F35297"/>
    <w:rsid w:val="00F37984"/>
    <w:rsid w:val="00F40184"/>
    <w:rsid w:val="00F40194"/>
    <w:rsid w:val="00F414D3"/>
    <w:rsid w:val="00F4163F"/>
    <w:rsid w:val="00F42495"/>
    <w:rsid w:val="00F42549"/>
    <w:rsid w:val="00F44CA1"/>
    <w:rsid w:val="00F452E7"/>
    <w:rsid w:val="00F45528"/>
    <w:rsid w:val="00F456C9"/>
    <w:rsid w:val="00F45782"/>
    <w:rsid w:val="00F45F9A"/>
    <w:rsid w:val="00F46353"/>
    <w:rsid w:val="00F468C4"/>
    <w:rsid w:val="00F47212"/>
    <w:rsid w:val="00F47BB6"/>
    <w:rsid w:val="00F50CCD"/>
    <w:rsid w:val="00F515C4"/>
    <w:rsid w:val="00F51746"/>
    <w:rsid w:val="00F5257A"/>
    <w:rsid w:val="00F52963"/>
    <w:rsid w:val="00F52CA4"/>
    <w:rsid w:val="00F52DE8"/>
    <w:rsid w:val="00F540A1"/>
    <w:rsid w:val="00F5565C"/>
    <w:rsid w:val="00F556D9"/>
    <w:rsid w:val="00F568C0"/>
    <w:rsid w:val="00F56B8E"/>
    <w:rsid w:val="00F57963"/>
    <w:rsid w:val="00F600C6"/>
    <w:rsid w:val="00F6170D"/>
    <w:rsid w:val="00F61923"/>
    <w:rsid w:val="00F62F9C"/>
    <w:rsid w:val="00F649C3"/>
    <w:rsid w:val="00F64F30"/>
    <w:rsid w:val="00F65053"/>
    <w:rsid w:val="00F65560"/>
    <w:rsid w:val="00F65C40"/>
    <w:rsid w:val="00F65E19"/>
    <w:rsid w:val="00F6688F"/>
    <w:rsid w:val="00F675B8"/>
    <w:rsid w:val="00F67792"/>
    <w:rsid w:val="00F67C74"/>
    <w:rsid w:val="00F70781"/>
    <w:rsid w:val="00F73DF1"/>
    <w:rsid w:val="00F73E2D"/>
    <w:rsid w:val="00F73FD3"/>
    <w:rsid w:val="00F74EA2"/>
    <w:rsid w:val="00F75107"/>
    <w:rsid w:val="00F754F9"/>
    <w:rsid w:val="00F75CE2"/>
    <w:rsid w:val="00F76157"/>
    <w:rsid w:val="00F7667C"/>
    <w:rsid w:val="00F76A35"/>
    <w:rsid w:val="00F76A47"/>
    <w:rsid w:val="00F77146"/>
    <w:rsid w:val="00F77578"/>
    <w:rsid w:val="00F80219"/>
    <w:rsid w:val="00F80FA2"/>
    <w:rsid w:val="00F81385"/>
    <w:rsid w:val="00F830E4"/>
    <w:rsid w:val="00F8341F"/>
    <w:rsid w:val="00F854E8"/>
    <w:rsid w:val="00F85BA5"/>
    <w:rsid w:val="00F86A1B"/>
    <w:rsid w:val="00F87047"/>
    <w:rsid w:val="00F875E0"/>
    <w:rsid w:val="00F87680"/>
    <w:rsid w:val="00F877D8"/>
    <w:rsid w:val="00F90781"/>
    <w:rsid w:val="00F90ABE"/>
    <w:rsid w:val="00F910BD"/>
    <w:rsid w:val="00F9163B"/>
    <w:rsid w:val="00F919D4"/>
    <w:rsid w:val="00F91C65"/>
    <w:rsid w:val="00F9212E"/>
    <w:rsid w:val="00F924BA"/>
    <w:rsid w:val="00F92B3E"/>
    <w:rsid w:val="00F92FBB"/>
    <w:rsid w:val="00F93C43"/>
    <w:rsid w:val="00F9485E"/>
    <w:rsid w:val="00F950A4"/>
    <w:rsid w:val="00F953AD"/>
    <w:rsid w:val="00F970FB"/>
    <w:rsid w:val="00F976CD"/>
    <w:rsid w:val="00FA0210"/>
    <w:rsid w:val="00FA0BDB"/>
    <w:rsid w:val="00FA1404"/>
    <w:rsid w:val="00FA1999"/>
    <w:rsid w:val="00FA1B92"/>
    <w:rsid w:val="00FA1EF0"/>
    <w:rsid w:val="00FA24F2"/>
    <w:rsid w:val="00FA2655"/>
    <w:rsid w:val="00FA4194"/>
    <w:rsid w:val="00FA4412"/>
    <w:rsid w:val="00FA4A22"/>
    <w:rsid w:val="00FA60EC"/>
    <w:rsid w:val="00FA63B8"/>
    <w:rsid w:val="00FA6474"/>
    <w:rsid w:val="00FA725C"/>
    <w:rsid w:val="00FA78F5"/>
    <w:rsid w:val="00FA7CF4"/>
    <w:rsid w:val="00FB0044"/>
    <w:rsid w:val="00FB02E2"/>
    <w:rsid w:val="00FB0778"/>
    <w:rsid w:val="00FB0E8D"/>
    <w:rsid w:val="00FB1EF2"/>
    <w:rsid w:val="00FB3409"/>
    <w:rsid w:val="00FB349B"/>
    <w:rsid w:val="00FB376E"/>
    <w:rsid w:val="00FB3CE0"/>
    <w:rsid w:val="00FB3D00"/>
    <w:rsid w:val="00FB41B2"/>
    <w:rsid w:val="00FB51D6"/>
    <w:rsid w:val="00FB5DBB"/>
    <w:rsid w:val="00FB64B2"/>
    <w:rsid w:val="00FB6C4D"/>
    <w:rsid w:val="00FB6F8B"/>
    <w:rsid w:val="00FB7D19"/>
    <w:rsid w:val="00FB7F58"/>
    <w:rsid w:val="00FC097D"/>
    <w:rsid w:val="00FC2DE0"/>
    <w:rsid w:val="00FC35A2"/>
    <w:rsid w:val="00FC5452"/>
    <w:rsid w:val="00FC5619"/>
    <w:rsid w:val="00FC5D78"/>
    <w:rsid w:val="00FC5F3B"/>
    <w:rsid w:val="00FC78D6"/>
    <w:rsid w:val="00FD03F1"/>
    <w:rsid w:val="00FD1D0F"/>
    <w:rsid w:val="00FD1FE3"/>
    <w:rsid w:val="00FD202E"/>
    <w:rsid w:val="00FD23E3"/>
    <w:rsid w:val="00FD2B09"/>
    <w:rsid w:val="00FD318F"/>
    <w:rsid w:val="00FD389B"/>
    <w:rsid w:val="00FD5550"/>
    <w:rsid w:val="00FD5943"/>
    <w:rsid w:val="00FD69A1"/>
    <w:rsid w:val="00FD69D1"/>
    <w:rsid w:val="00FD72D9"/>
    <w:rsid w:val="00FD733C"/>
    <w:rsid w:val="00FD7D2D"/>
    <w:rsid w:val="00FE05F2"/>
    <w:rsid w:val="00FE14A2"/>
    <w:rsid w:val="00FE1F05"/>
    <w:rsid w:val="00FE20AE"/>
    <w:rsid w:val="00FE2DAB"/>
    <w:rsid w:val="00FE3BEC"/>
    <w:rsid w:val="00FE3C85"/>
    <w:rsid w:val="00FE491C"/>
    <w:rsid w:val="00FE4C42"/>
    <w:rsid w:val="00FE4FB2"/>
    <w:rsid w:val="00FE5CD3"/>
    <w:rsid w:val="00FE5F35"/>
    <w:rsid w:val="00FE6AC5"/>
    <w:rsid w:val="00FE6D9F"/>
    <w:rsid w:val="00FE7CAE"/>
    <w:rsid w:val="00FE7EE8"/>
    <w:rsid w:val="00FF0667"/>
    <w:rsid w:val="00FF0919"/>
    <w:rsid w:val="00FF0D88"/>
    <w:rsid w:val="00FF1304"/>
    <w:rsid w:val="00FF29BD"/>
    <w:rsid w:val="00FF306D"/>
    <w:rsid w:val="00FF3266"/>
    <w:rsid w:val="00FF5EE6"/>
    <w:rsid w:val="00FF660C"/>
    <w:rsid w:val="00FF672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EE658E"/>
  <w15:docId w15:val="{785A9A2B-95B0-452A-BBFF-397798AC4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EE9"/>
  </w:style>
  <w:style w:type="paragraph" w:styleId="Heading1">
    <w:name w:val="heading 1"/>
    <w:basedOn w:val="Normal"/>
    <w:next w:val="Normal"/>
    <w:link w:val="Heading1Char"/>
    <w:uiPriority w:val="9"/>
    <w:qFormat/>
    <w:rsid w:val="00BA3CA5"/>
    <w:pPr>
      <w:spacing w:after="280" w:line="240" w:lineRule="auto"/>
      <w:contextualSpacing/>
      <w:outlineLvl w:val="0"/>
    </w:pPr>
    <w:rPr>
      <w:rFonts w:eastAsiaTheme="majorEastAsia" w:cstheme="majorBidi"/>
      <w:b/>
      <w:bCs/>
      <w:sz w:val="26"/>
      <w:szCs w:val="28"/>
    </w:rPr>
  </w:style>
  <w:style w:type="paragraph" w:styleId="Heading2">
    <w:name w:val="heading 2"/>
    <w:basedOn w:val="Normal"/>
    <w:next w:val="Normal"/>
    <w:link w:val="Heading2Char"/>
    <w:uiPriority w:val="9"/>
    <w:unhideWhenUsed/>
    <w:qFormat/>
    <w:rsid w:val="00FE6AC5"/>
    <w:pPr>
      <w:spacing w:line="240" w:lineRule="auto"/>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617F93"/>
    <w:pPr>
      <w:spacing w:line="240" w:lineRule="auto"/>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E12CF"/>
    <w:pPr>
      <w:spacing w:line="240" w:lineRule="auto"/>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73B5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273B5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273B5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273B5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273B5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A3CA5"/>
    <w:rPr>
      <w:rFonts w:eastAsiaTheme="majorEastAsia" w:cstheme="majorBidi"/>
      <w:b/>
      <w:bCs/>
      <w:sz w:val="26"/>
      <w:szCs w:val="28"/>
    </w:rPr>
  </w:style>
  <w:style w:type="character" w:customStyle="1" w:styleId="Heading2Char">
    <w:name w:val="Heading 2 Char"/>
    <w:basedOn w:val="DefaultParagraphFont"/>
    <w:link w:val="Heading2"/>
    <w:uiPriority w:val="9"/>
    <w:locked/>
    <w:rsid w:val="00FE6AC5"/>
    <w:rPr>
      <w:rFonts w:eastAsiaTheme="majorEastAsia" w:cstheme="majorBidi"/>
      <w:b/>
      <w:bCs/>
      <w:sz w:val="24"/>
      <w:szCs w:val="26"/>
    </w:rPr>
  </w:style>
  <w:style w:type="character" w:customStyle="1" w:styleId="Heading3Char">
    <w:name w:val="Heading 3 Char"/>
    <w:basedOn w:val="DefaultParagraphFont"/>
    <w:link w:val="Heading3"/>
    <w:uiPriority w:val="9"/>
    <w:locked/>
    <w:rsid w:val="00617F93"/>
    <w:rPr>
      <w:rFonts w:eastAsiaTheme="majorEastAsia" w:cstheme="majorBidi"/>
      <w:b/>
      <w:bCs/>
      <w:sz w:val="24"/>
    </w:rPr>
  </w:style>
  <w:style w:type="character" w:customStyle="1" w:styleId="Heading4Char">
    <w:name w:val="Heading 4 Char"/>
    <w:basedOn w:val="DefaultParagraphFont"/>
    <w:link w:val="Heading4"/>
    <w:uiPriority w:val="9"/>
    <w:locked/>
    <w:rsid w:val="006E12CF"/>
    <w:rPr>
      <w:rFonts w:eastAsiaTheme="majorEastAsia" w:cstheme="majorBidi"/>
      <w:b/>
      <w:bCs/>
      <w:iCs/>
    </w:rPr>
  </w:style>
  <w:style w:type="character" w:customStyle="1" w:styleId="Heading5Char">
    <w:name w:val="Heading 5 Char"/>
    <w:basedOn w:val="DefaultParagraphFont"/>
    <w:link w:val="Heading5"/>
    <w:uiPriority w:val="9"/>
    <w:locked/>
    <w:rsid w:val="00273B5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locked/>
    <w:rsid w:val="00273B5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locked/>
    <w:rsid w:val="00273B5B"/>
    <w:rPr>
      <w:rFonts w:asciiTheme="majorHAnsi" w:eastAsiaTheme="majorEastAsia" w:hAnsiTheme="majorHAnsi" w:cstheme="majorBidi"/>
      <w:i/>
      <w:iCs/>
    </w:rPr>
  </w:style>
  <w:style w:type="character" w:customStyle="1" w:styleId="Heading8Char">
    <w:name w:val="Heading 8 Char"/>
    <w:basedOn w:val="DefaultParagraphFont"/>
    <w:link w:val="Heading8"/>
    <w:uiPriority w:val="9"/>
    <w:locked/>
    <w:rsid w:val="00273B5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locked/>
    <w:rsid w:val="00273B5B"/>
    <w:rPr>
      <w:rFonts w:asciiTheme="majorHAnsi" w:eastAsiaTheme="majorEastAsia" w:hAnsiTheme="majorHAnsi" w:cstheme="majorBidi"/>
      <w:i/>
      <w:iCs/>
      <w:spacing w:val="5"/>
      <w:sz w:val="20"/>
      <w:szCs w:val="20"/>
    </w:rPr>
  </w:style>
  <w:style w:type="paragraph" w:styleId="Footer">
    <w:name w:val="footer"/>
    <w:basedOn w:val="Normal"/>
    <w:link w:val="FooterChar"/>
    <w:uiPriority w:val="99"/>
    <w:rsid w:val="003C351E"/>
    <w:pPr>
      <w:tabs>
        <w:tab w:val="center" w:pos="4320"/>
        <w:tab w:val="right" w:pos="8640"/>
      </w:tabs>
    </w:pPr>
    <w:rPr>
      <w:rFonts w:ascii="Arial" w:hAnsi="Arial" w:cs="Arial"/>
    </w:rPr>
  </w:style>
  <w:style w:type="character" w:customStyle="1" w:styleId="FooterChar">
    <w:name w:val="Footer Char"/>
    <w:basedOn w:val="DefaultParagraphFont"/>
    <w:link w:val="Footer"/>
    <w:uiPriority w:val="99"/>
    <w:locked/>
    <w:rsid w:val="001E688C"/>
    <w:rPr>
      <w:rFonts w:ascii="Arial" w:hAnsi="Arial" w:cs="Arial"/>
      <w:sz w:val="24"/>
      <w:szCs w:val="24"/>
    </w:rPr>
  </w:style>
  <w:style w:type="character" w:styleId="PageNumber">
    <w:name w:val="page number"/>
    <w:basedOn w:val="DefaultParagraphFont"/>
    <w:uiPriority w:val="99"/>
    <w:rsid w:val="003C351E"/>
  </w:style>
  <w:style w:type="paragraph" w:styleId="BodyTextIndent">
    <w:name w:val="Body Text Indent"/>
    <w:basedOn w:val="Normal"/>
    <w:link w:val="BodyTextIndentChar"/>
    <w:uiPriority w:val="99"/>
    <w:rsid w:val="003C351E"/>
    <w:pPr>
      <w:tabs>
        <w:tab w:val="left" w:pos="-1076"/>
        <w:tab w:val="left" w:pos="-720"/>
        <w:tab w:val="decimal" w:pos="720"/>
        <w:tab w:val="left" w:pos="1080"/>
        <w:tab w:val="left" w:pos="1440"/>
        <w:tab w:val="right" w:leader="dot" w:pos="8640"/>
      </w:tabs>
      <w:jc w:val="both"/>
    </w:pPr>
    <w:rPr>
      <w:rFonts w:ascii="Arial" w:hAnsi="Arial" w:cs="Arial"/>
    </w:rPr>
  </w:style>
  <w:style w:type="character" w:customStyle="1" w:styleId="BodyTextIndentChar">
    <w:name w:val="Body Text Indent Char"/>
    <w:basedOn w:val="DefaultParagraphFont"/>
    <w:link w:val="BodyTextIndent"/>
    <w:uiPriority w:val="99"/>
    <w:semiHidden/>
    <w:locked/>
    <w:rsid w:val="001E78D1"/>
    <w:rPr>
      <w:sz w:val="24"/>
      <w:szCs w:val="24"/>
    </w:rPr>
  </w:style>
  <w:style w:type="paragraph" w:styleId="BodyText">
    <w:name w:val="Body Text"/>
    <w:basedOn w:val="Normal"/>
    <w:link w:val="BodyTextChar"/>
    <w:uiPriority w:val="99"/>
    <w:rsid w:val="003C351E"/>
    <w:pPr>
      <w:spacing w:after="120"/>
    </w:pPr>
  </w:style>
  <w:style w:type="character" w:customStyle="1" w:styleId="BodyTextChar">
    <w:name w:val="Body Text Char"/>
    <w:basedOn w:val="DefaultParagraphFont"/>
    <w:link w:val="BodyText"/>
    <w:uiPriority w:val="99"/>
    <w:locked/>
    <w:rsid w:val="00A509A9"/>
    <w:rPr>
      <w:sz w:val="24"/>
      <w:szCs w:val="24"/>
    </w:rPr>
  </w:style>
  <w:style w:type="paragraph" w:styleId="List">
    <w:name w:val="List"/>
    <w:basedOn w:val="Normal"/>
    <w:uiPriority w:val="99"/>
    <w:rsid w:val="003C351E"/>
    <w:pPr>
      <w:ind w:left="360" w:hanging="360"/>
    </w:pPr>
  </w:style>
  <w:style w:type="paragraph" w:styleId="List2">
    <w:name w:val="List 2"/>
    <w:basedOn w:val="Normal"/>
    <w:uiPriority w:val="99"/>
    <w:rsid w:val="003C351E"/>
    <w:pPr>
      <w:ind w:left="720" w:hanging="360"/>
    </w:pPr>
  </w:style>
  <w:style w:type="paragraph" w:styleId="Date">
    <w:name w:val="Date"/>
    <w:basedOn w:val="Normal"/>
    <w:next w:val="Normal"/>
    <w:link w:val="DateChar"/>
    <w:uiPriority w:val="99"/>
    <w:rsid w:val="003C351E"/>
  </w:style>
  <w:style w:type="character" w:customStyle="1" w:styleId="DateChar">
    <w:name w:val="Date Char"/>
    <w:basedOn w:val="DefaultParagraphFont"/>
    <w:link w:val="Date"/>
    <w:uiPriority w:val="99"/>
    <w:locked/>
    <w:rsid w:val="007A2A6F"/>
    <w:rPr>
      <w:sz w:val="24"/>
      <w:szCs w:val="24"/>
    </w:rPr>
  </w:style>
  <w:style w:type="paragraph" w:styleId="ListBullet2">
    <w:name w:val="List Bullet 2"/>
    <w:basedOn w:val="Normal"/>
    <w:autoRedefine/>
    <w:uiPriority w:val="99"/>
    <w:rsid w:val="008E6674"/>
    <w:pPr>
      <w:numPr>
        <w:numId w:val="1"/>
      </w:numPr>
      <w:tabs>
        <w:tab w:val="left" w:pos="0"/>
        <w:tab w:val="left" w:pos="720"/>
        <w:tab w:val="left" w:pos="1350"/>
        <w:tab w:val="left" w:pos="2160"/>
        <w:tab w:val="left" w:pos="2880"/>
        <w:tab w:val="left" w:pos="3600"/>
        <w:tab w:val="left" w:pos="4320"/>
        <w:tab w:val="left" w:pos="5040"/>
        <w:tab w:val="left" w:pos="5760"/>
        <w:tab w:val="left" w:pos="6480"/>
        <w:tab w:val="left" w:pos="7200"/>
        <w:tab w:val="left" w:pos="7920"/>
        <w:tab w:val="left" w:pos="8640"/>
      </w:tabs>
      <w:jc w:val="both"/>
    </w:pPr>
    <w:rPr>
      <w:lang w:val="en-GB"/>
    </w:rPr>
  </w:style>
  <w:style w:type="paragraph" w:styleId="ListContinue">
    <w:name w:val="List Continue"/>
    <w:basedOn w:val="Normal"/>
    <w:uiPriority w:val="99"/>
    <w:rsid w:val="003C351E"/>
    <w:pPr>
      <w:spacing w:after="120"/>
      <w:ind w:left="360"/>
    </w:pPr>
  </w:style>
  <w:style w:type="paragraph" w:styleId="List3">
    <w:name w:val="List 3"/>
    <w:basedOn w:val="Normal"/>
    <w:uiPriority w:val="99"/>
    <w:rsid w:val="001B072A"/>
    <w:pPr>
      <w:ind w:left="1080" w:hanging="360"/>
    </w:pPr>
  </w:style>
  <w:style w:type="paragraph" w:styleId="ListContinue2">
    <w:name w:val="List Continue 2"/>
    <w:basedOn w:val="Normal"/>
    <w:uiPriority w:val="99"/>
    <w:rsid w:val="001B072A"/>
    <w:pPr>
      <w:spacing w:after="120"/>
      <w:ind w:left="720"/>
    </w:pPr>
  </w:style>
  <w:style w:type="paragraph" w:styleId="Header">
    <w:name w:val="header"/>
    <w:basedOn w:val="Normal"/>
    <w:link w:val="HeaderChar"/>
    <w:uiPriority w:val="99"/>
    <w:rsid w:val="002E24FD"/>
    <w:pPr>
      <w:tabs>
        <w:tab w:val="center" w:pos="4320"/>
        <w:tab w:val="right" w:pos="8640"/>
      </w:tabs>
    </w:pPr>
  </w:style>
  <w:style w:type="character" w:customStyle="1" w:styleId="HeaderChar">
    <w:name w:val="Header Char"/>
    <w:basedOn w:val="DefaultParagraphFont"/>
    <w:link w:val="Header"/>
    <w:uiPriority w:val="99"/>
    <w:semiHidden/>
    <w:locked/>
    <w:rsid w:val="001E78D1"/>
    <w:rPr>
      <w:sz w:val="24"/>
      <w:szCs w:val="24"/>
    </w:rPr>
  </w:style>
  <w:style w:type="character" w:styleId="FootnoteReference">
    <w:name w:val="footnote reference"/>
    <w:basedOn w:val="DefaultParagraphFont"/>
    <w:semiHidden/>
    <w:rsid w:val="004D6907"/>
  </w:style>
  <w:style w:type="paragraph" w:styleId="FootnoteText">
    <w:name w:val="footnote text"/>
    <w:basedOn w:val="Normal"/>
    <w:link w:val="FootnoteTextChar"/>
    <w:semiHidden/>
    <w:rsid w:val="004D6907"/>
    <w:rPr>
      <w:rFonts w:ascii="Arial" w:hAnsi="Arial" w:cs="Arial"/>
      <w:sz w:val="20"/>
      <w:szCs w:val="20"/>
    </w:rPr>
  </w:style>
  <w:style w:type="character" w:customStyle="1" w:styleId="FootnoteTextChar">
    <w:name w:val="Footnote Text Char"/>
    <w:basedOn w:val="DefaultParagraphFont"/>
    <w:link w:val="FootnoteText"/>
    <w:uiPriority w:val="99"/>
    <w:semiHidden/>
    <w:locked/>
    <w:rsid w:val="004D6907"/>
    <w:rPr>
      <w:rFonts w:ascii="Arial" w:hAnsi="Arial" w:cs="Arial"/>
    </w:rPr>
  </w:style>
  <w:style w:type="table" w:styleId="TableGrid">
    <w:name w:val="Table Grid"/>
    <w:basedOn w:val="TableNormal"/>
    <w:uiPriority w:val="99"/>
    <w:rsid w:val="004D6907"/>
    <w:pPr>
      <w:widowControl w:val="0"/>
      <w:autoSpaceDE w:val="0"/>
      <w:autoSpaceDN w:val="0"/>
      <w:adjustRightInd w:val="0"/>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B5B"/>
    <w:pPr>
      <w:ind w:left="720"/>
      <w:contextualSpacing/>
    </w:pPr>
  </w:style>
  <w:style w:type="paragraph" w:customStyle="1" w:styleId="Chapterhead">
    <w:name w:val="Chapter head"/>
    <w:basedOn w:val="Normal"/>
    <w:uiPriority w:val="99"/>
    <w:rsid w:val="00A509A9"/>
    <w:pPr>
      <w:pBdr>
        <w:bottom w:val="single" w:sz="12" w:space="1" w:color="auto"/>
      </w:pBdr>
      <w:tabs>
        <w:tab w:val="left" w:pos="900"/>
      </w:tabs>
      <w:spacing w:before="120" w:after="360"/>
    </w:pPr>
    <w:rPr>
      <w:b/>
      <w:bCs/>
      <w:sz w:val="32"/>
      <w:szCs w:val="32"/>
    </w:rPr>
  </w:style>
  <w:style w:type="character" w:styleId="Hyperlink">
    <w:name w:val="Hyperlink"/>
    <w:basedOn w:val="DefaultParagraphFont"/>
    <w:uiPriority w:val="99"/>
    <w:rsid w:val="00A509A9"/>
    <w:rPr>
      <w:color w:val="0000FF"/>
      <w:u w:val="single"/>
    </w:rPr>
  </w:style>
  <w:style w:type="paragraph" w:customStyle="1" w:styleId="Tableofcontents">
    <w:name w:val="Table of contents"/>
    <w:basedOn w:val="Chapterhead"/>
    <w:rsid w:val="00A509A9"/>
  </w:style>
  <w:style w:type="paragraph" w:customStyle="1" w:styleId="BodyText1">
    <w:name w:val="Body Text1"/>
    <w:basedOn w:val="Normal"/>
    <w:link w:val="BodytextChar0"/>
    <w:uiPriority w:val="99"/>
    <w:rsid w:val="00A509A9"/>
    <w:pPr>
      <w:jc w:val="both"/>
    </w:pPr>
  </w:style>
  <w:style w:type="character" w:customStyle="1" w:styleId="BodytextChar0">
    <w:name w:val="Body text Char"/>
    <w:basedOn w:val="DefaultParagraphFont"/>
    <w:link w:val="BodyText1"/>
    <w:locked/>
    <w:rsid w:val="00A509A9"/>
    <w:rPr>
      <w:sz w:val="24"/>
      <w:szCs w:val="24"/>
    </w:rPr>
  </w:style>
  <w:style w:type="paragraph" w:customStyle="1" w:styleId="StyleJustifiedLeft05">
    <w:name w:val="Style Justified Left:  0.5&quot;"/>
    <w:basedOn w:val="BodyText1"/>
    <w:link w:val="StyleJustifiedLeft05Char"/>
    <w:uiPriority w:val="99"/>
    <w:rsid w:val="00A509A9"/>
    <w:pPr>
      <w:ind w:left="720"/>
    </w:pPr>
  </w:style>
  <w:style w:type="character" w:customStyle="1" w:styleId="StyleJustifiedLeft05Char">
    <w:name w:val="Style Justified Left:  0.5&quot; Char"/>
    <w:basedOn w:val="BodytextChar0"/>
    <w:link w:val="StyleJustifiedLeft05"/>
    <w:uiPriority w:val="99"/>
    <w:locked/>
    <w:rsid w:val="00A509A9"/>
    <w:rPr>
      <w:sz w:val="24"/>
      <w:szCs w:val="24"/>
    </w:rPr>
  </w:style>
  <w:style w:type="paragraph" w:customStyle="1" w:styleId="StyleStyleJustifiedLeft05Italic">
    <w:name w:val="Style Style Justified Left:  0.5&quot; + Italic"/>
    <w:basedOn w:val="StyleJustifiedLeft05"/>
    <w:link w:val="StyleStyleJustifiedLeft05ItalicChar"/>
    <w:uiPriority w:val="99"/>
    <w:rsid w:val="00A509A9"/>
    <w:rPr>
      <w:i/>
      <w:iCs/>
    </w:rPr>
  </w:style>
  <w:style w:type="character" w:customStyle="1" w:styleId="StyleStyleJustifiedLeft05ItalicChar">
    <w:name w:val="Style Style Justified Left:  0.5&quot; + Italic Char"/>
    <w:basedOn w:val="StyleJustifiedLeft05Char"/>
    <w:link w:val="StyleStyleJustifiedLeft05Italic"/>
    <w:uiPriority w:val="99"/>
    <w:locked/>
    <w:rsid w:val="00A509A9"/>
    <w:rPr>
      <w:i/>
      <w:iCs/>
      <w:sz w:val="24"/>
      <w:szCs w:val="24"/>
    </w:rPr>
  </w:style>
  <w:style w:type="paragraph" w:styleId="BalloonText">
    <w:name w:val="Balloon Text"/>
    <w:basedOn w:val="Normal"/>
    <w:link w:val="BalloonTextChar"/>
    <w:uiPriority w:val="99"/>
    <w:semiHidden/>
    <w:rsid w:val="00AF70B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F70B2"/>
    <w:rPr>
      <w:rFonts w:ascii="Tahoma" w:hAnsi="Tahoma" w:cs="Tahoma"/>
      <w:sz w:val="16"/>
      <w:szCs w:val="16"/>
    </w:rPr>
  </w:style>
  <w:style w:type="character" w:customStyle="1" w:styleId="apple-style-span">
    <w:name w:val="apple-style-span"/>
    <w:basedOn w:val="DefaultParagraphFont"/>
    <w:rsid w:val="00DD15EC"/>
  </w:style>
  <w:style w:type="paragraph" w:styleId="BodyTextIndent3">
    <w:name w:val="Body Text Indent 3"/>
    <w:basedOn w:val="Normal"/>
    <w:link w:val="BodyTextIndent3Char"/>
    <w:uiPriority w:val="99"/>
    <w:semiHidden/>
    <w:unhideWhenUsed/>
    <w:locked/>
    <w:rsid w:val="00F93C4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93C43"/>
    <w:rPr>
      <w:sz w:val="16"/>
      <w:szCs w:val="16"/>
    </w:rPr>
  </w:style>
  <w:style w:type="paragraph" w:styleId="EndnoteText">
    <w:name w:val="endnote text"/>
    <w:basedOn w:val="Normal"/>
    <w:link w:val="EndnoteTextChar"/>
    <w:uiPriority w:val="99"/>
    <w:semiHidden/>
    <w:locked/>
    <w:rsid w:val="00EA234F"/>
    <w:rPr>
      <w:rFonts w:ascii="Courier New" w:hAnsi="Courier New" w:cs="Courier New"/>
      <w:sz w:val="20"/>
      <w:szCs w:val="20"/>
      <w:lang w:val="fr-FR"/>
    </w:rPr>
  </w:style>
  <w:style w:type="character" w:customStyle="1" w:styleId="EndnoteTextChar">
    <w:name w:val="Endnote Text Char"/>
    <w:basedOn w:val="DefaultParagraphFont"/>
    <w:link w:val="EndnoteText"/>
    <w:uiPriority w:val="99"/>
    <w:semiHidden/>
    <w:rsid w:val="00EA234F"/>
    <w:rPr>
      <w:rFonts w:ascii="Courier New" w:hAnsi="Courier New" w:cs="Courier New"/>
      <w:lang w:val="fr-FR"/>
    </w:rPr>
  </w:style>
  <w:style w:type="paragraph" w:styleId="BodyTextIndent2">
    <w:name w:val="Body Text Indent 2"/>
    <w:basedOn w:val="Normal"/>
    <w:link w:val="BodyTextIndent2Char"/>
    <w:uiPriority w:val="99"/>
    <w:semiHidden/>
    <w:unhideWhenUsed/>
    <w:locked/>
    <w:rsid w:val="00DE4C87"/>
    <w:pPr>
      <w:spacing w:after="120" w:line="480" w:lineRule="auto"/>
      <w:ind w:left="360"/>
    </w:pPr>
  </w:style>
  <w:style w:type="character" w:customStyle="1" w:styleId="BodyTextIndent2Char">
    <w:name w:val="Body Text Indent 2 Char"/>
    <w:basedOn w:val="DefaultParagraphFont"/>
    <w:link w:val="BodyTextIndent2"/>
    <w:uiPriority w:val="99"/>
    <w:semiHidden/>
    <w:rsid w:val="00DE4C87"/>
    <w:rPr>
      <w:sz w:val="24"/>
      <w:szCs w:val="24"/>
    </w:rPr>
  </w:style>
  <w:style w:type="paragraph" w:customStyle="1" w:styleId="Default">
    <w:name w:val="Default"/>
    <w:rsid w:val="008032BD"/>
    <w:pPr>
      <w:autoSpaceDE w:val="0"/>
      <w:autoSpaceDN w:val="0"/>
      <w:adjustRightInd w:val="0"/>
    </w:pPr>
    <w:rPr>
      <w:rFonts w:ascii="IJMLN D+ Gill Sans" w:hAnsi="IJMLN D+ Gill Sans" w:cs="IJMLN D+ Gill Sans"/>
      <w:color w:val="000000"/>
      <w:sz w:val="24"/>
      <w:szCs w:val="24"/>
      <w:lang w:val="fr-FR"/>
    </w:rPr>
  </w:style>
  <w:style w:type="paragraph" w:styleId="Caption">
    <w:name w:val="caption"/>
    <w:basedOn w:val="Normal"/>
    <w:next w:val="Normal"/>
    <w:uiPriority w:val="35"/>
    <w:unhideWhenUsed/>
    <w:qFormat/>
    <w:rsid w:val="00273B5B"/>
    <w:rPr>
      <w:b/>
      <w:bCs/>
      <w:color w:val="365F91" w:themeColor="accent1" w:themeShade="BF"/>
      <w:sz w:val="16"/>
      <w:szCs w:val="16"/>
    </w:rPr>
  </w:style>
  <w:style w:type="paragraph" w:styleId="Title">
    <w:name w:val="Title"/>
    <w:basedOn w:val="Normal"/>
    <w:next w:val="Normal"/>
    <w:link w:val="TitleChar"/>
    <w:uiPriority w:val="10"/>
    <w:qFormat/>
    <w:rsid w:val="00273B5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273B5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273B5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73B5B"/>
    <w:rPr>
      <w:rFonts w:asciiTheme="majorHAnsi" w:eastAsiaTheme="majorEastAsia" w:hAnsiTheme="majorHAnsi" w:cstheme="majorBidi"/>
      <w:i/>
      <w:iCs/>
      <w:spacing w:val="13"/>
      <w:sz w:val="24"/>
      <w:szCs w:val="24"/>
    </w:rPr>
  </w:style>
  <w:style w:type="character" w:styleId="Strong">
    <w:name w:val="Strong"/>
    <w:uiPriority w:val="22"/>
    <w:qFormat/>
    <w:rsid w:val="00273B5B"/>
    <w:rPr>
      <w:b/>
      <w:bCs/>
    </w:rPr>
  </w:style>
  <w:style w:type="character" w:styleId="Emphasis">
    <w:name w:val="Emphasis"/>
    <w:uiPriority w:val="20"/>
    <w:qFormat/>
    <w:rsid w:val="00273B5B"/>
    <w:rPr>
      <w:b/>
      <w:bCs/>
      <w:i/>
      <w:iCs/>
      <w:spacing w:val="10"/>
      <w:bdr w:val="none" w:sz="0" w:space="0" w:color="auto"/>
      <w:shd w:val="clear" w:color="auto" w:fill="auto"/>
    </w:rPr>
  </w:style>
  <w:style w:type="paragraph" w:styleId="NoSpacing">
    <w:name w:val="No Spacing"/>
    <w:basedOn w:val="Normal"/>
    <w:link w:val="NoSpacingChar"/>
    <w:uiPriority w:val="1"/>
    <w:qFormat/>
    <w:rsid w:val="00273B5B"/>
    <w:pPr>
      <w:spacing w:after="0" w:line="240" w:lineRule="auto"/>
    </w:pPr>
  </w:style>
  <w:style w:type="character" w:customStyle="1" w:styleId="NoSpacingChar">
    <w:name w:val="No Spacing Char"/>
    <w:basedOn w:val="DefaultParagraphFont"/>
    <w:link w:val="NoSpacing"/>
    <w:uiPriority w:val="1"/>
    <w:rsid w:val="00273B5B"/>
  </w:style>
  <w:style w:type="paragraph" w:styleId="Quote">
    <w:name w:val="Quote"/>
    <w:basedOn w:val="Normal"/>
    <w:next w:val="Normal"/>
    <w:link w:val="QuoteChar"/>
    <w:uiPriority w:val="29"/>
    <w:qFormat/>
    <w:rsid w:val="00273B5B"/>
    <w:pPr>
      <w:spacing w:before="200" w:after="0"/>
      <w:ind w:left="360" w:right="360"/>
    </w:pPr>
    <w:rPr>
      <w:i/>
      <w:iCs/>
    </w:rPr>
  </w:style>
  <w:style w:type="character" w:customStyle="1" w:styleId="QuoteChar">
    <w:name w:val="Quote Char"/>
    <w:basedOn w:val="DefaultParagraphFont"/>
    <w:link w:val="Quote"/>
    <w:uiPriority w:val="29"/>
    <w:rsid w:val="00273B5B"/>
    <w:rPr>
      <w:i/>
      <w:iCs/>
    </w:rPr>
  </w:style>
  <w:style w:type="paragraph" w:styleId="IntenseQuote">
    <w:name w:val="Intense Quote"/>
    <w:basedOn w:val="Normal"/>
    <w:next w:val="Normal"/>
    <w:link w:val="IntenseQuoteChar"/>
    <w:uiPriority w:val="30"/>
    <w:qFormat/>
    <w:rsid w:val="00273B5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73B5B"/>
    <w:rPr>
      <w:b/>
      <w:bCs/>
      <w:i/>
      <w:iCs/>
    </w:rPr>
  </w:style>
  <w:style w:type="character" w:styleId="SubtleEmphasis">
    <w:name w:val="Subtle Emphasis"/>
    <w:uiPriority w:val="19"/>
    <w:qFormat/>
    <w:rsid w:val="00273B5B"/>
    <w:rPr>
      <w:i/>
      <w:iCs/>
    </w:rPr>
  </w:style>
  <w:style w:type="character" w:styleId="IntenseEmphasis">
    <w:name w:val="Intense Emphasis"/>
    <w:uiPriority w:val="21"/>
    <w:qFormat/>
    <w:rsid w:val="00273B5B"/>
    <w:rPr>
      <w:b/>
      <w:bCs/>
    </w:rPr>
  </w:style>
  <w:style w:type="character" w:styleId="SubtleReference">
    <w:name w:val="Subtle Reference"/>
    <w:uiPriority w:val="31"/>
    <w:qFormat/>
    <w:rsid w:val="00273B5B"/>
    <w:rPr>
      <w:smallCaps/>
    </w:rPr>
  </w:style>
  <w:style w:type="character" w:styleId="IntenseReference">
    <w:name w:val="Intense Reference"/>
    <w:uiPriority w:val="32"/>
    <w:qFormat/>
    <w:rsid w:val="00273B5B"/>
    <w:rPr>
      <w:smallCaps/>
      <w:spacing w:val="5"/>
      <w:u w:val="single"/>
    </w:rPr>
  </w:style>
  <w:style w:type="character" w:styleId="BookTitle">
    <w:name w:val="Book Title"/>
    <w:uiPriority w:val="33"/>
    <w:qFormat/>
    <w:rsid w:val="00273B5B"/>
    <w:rPr>
      <w:i/>
      <w:iCs/>
      <w:smallCaps/>
      <w:spacing w:val="5"/>
    </w:rPr>
  </w:style>
  <w:style w:type="paragraph" w:styleId="TOCHeading">
    <w:name w:val="TOC Heading"/>
    <w:basedOn w:val="Heading1"/>
    <w:next w:val="Normal"/>
    <w:uiPriority w:val="39"/>
    <w:unhideWhenUsed/>
    <w:qFormat/>
    <w:rsid w:val="00273B5B"/>
    <w:pPr>
      <w:outlineLvl w:val="9"/>
    </w:pPr>
  </w:style>
  <w:style w:type="paragraph" w:styleId="TOC1">
    <w:name w:val="toc 1"/>
    <w:basedOn w:val="Normal"/>
    <w:next w:val="Normal"/>
    <w:autoRedefine/>
    <w:uiPriority w:val="39"/>
    <w:rsid w:val="00732013"/>
    <w:pPr>
      <w:tabs>
        <w:tab w:val="right" w:leader="dot" w:pos="9307"/>
      </w:tabs>
      <w:spacing w:after="280" w:line="240" w:lineRule="auto"/>
    </w:pPr>
    <w:rPr>
      <w:b/>
      <w:noProof/>
      <w:sz w:val="28"/>
      <w:szCs w:val="32"/>
    </w:rPr>
  </w:style>
  <w:style w:type="paragraph" w:styleId="TOC3">
    <w:name w:val="toc 3"/>
    <w:basedOn w:val="Normal"/>
    <w:next w:val="Normal"/>
    <w:autoRedefine/>
    <w:uiPriority w:val="39"/>
    <w:rsid w:val="00A2623E"/>
    <w:pPr>
      <w:tabs>
        <w:tab w:val="right" w:leader="dot" w:pos="9307"/>
      </w:tabs>
      <w:spacing w:after="100"/>
      <w:ind w:left="440"/>
    </w:pPr>
  </w:style>
  <w:style w:type="paragraph" w:styleId="TOC2">
    <w:name w:val="toc 2"/>
    <w:basedOn w:val="Normal"/>
    <w:next w:val="Normal"/>
    <w:autoRedefine/>
    <w:uiPriority w:val="39"/>
    <w:rsid w:val="00B73FE6"/>
    <w:pPr>
      <w:spacing w:after="100"/>
      <w:ind w:left="220"/>
    </w:pPr>
  </w:style>
  <w:style w:type="paragraph" w:styleId="TOC4">
    <w:name w:val="toc 4"/>
    <w:basedOn w:val="Normal"/>
    <w:next w:val="Normal"/>
    <w:autoRedefine/>
    <w:uiPriority w:val="39"/>
    <w:unhideWhenUsed/>
    <w:rsid w:val="001926BD"/>
    <w:pPr>
      <w:spacing w:after="100"/>
      <w:ind w:left="660"/>
    </w:pPr>
    <w:rPr>
      <w:lang w:val="fr-FR" w:eastAsia="fr-FR"/>
    </w:rPr>
  </w:style>
  <w:style w:type="paragraph" w:styleId="TOC5">
    <w:name w:val="toc 5"/>
    <w:basedOn w:val="Normal"/>
    <w:next w:val="Normal"/>
    <w:autoRedefine/>
    <w:uiPriority w:val="39"/>
    <w:unhideWhenUsed/>
    <w:rsid w:val="001926BD"/>
    <w:pPr>
      <w:spacing w:after="100"/>
      <w:ind w:left="880"/>
    </w:pPr>
    <w:rPr>
      <w:lang w:val="fr-FR" w:eastAsia="fr-FR"/>
    </w:rPr>
  </w:style>
  <w:style w:type="paragraph" w:styleId="TOC6">
    <w:name w:val="toc 6"/>
    <w:basedOn w:val="Normal"/>
    <w:next w:val="Normal"/>
    <w:autoRedefine/>
    <w:uiPriority w:val="39"/>
    <w:unhideWhenUsed/>
    <w:rsid w:val="001926BD"/>
    <w:pPr>
      <w:spacing w:after="100"/>
      <w:ind w:left="1100"/>
    </w:pPr>
    <w:rPr>
      <w:lang w:val="fr-FR" w:eastAsia="fr-FR"/>
    </w:rPr>
  </w:style>
  <w:style w:type="paragraph" w:styleId="TOC7">
    <w:name w:val="toc 7"/>
    <w:basedOn w:val="Normal"/>
    <w:next w:val="Normal"/>
    <w:autoRedefine/>
    <w:uiPriority w:val="39"/>
    <w:unhideWhenUsed/>
    <w:rsid w:val="001926BD"/>
    <w:pPr>
      <w:spacing w:after="100"/>
      <w:ind w:left="1320"/>
    </w:pPr>
    <w:rPr>
      <w:lang w:val="fr-FR" w:eastAsia="fr-FR"/>
    </w:rPr>
  </w:style>
  <w:style w:type="paragraph" w:styleId="TOC8">
    <w:name w:val="toc 8"/>
    <w:basedOn w:val="Normal"/>
    <w:next w:val="Normal"/>
    <w:autoRedefine/>
    <w:uiPriority w:val="39"/>
    <w:unhideWhenUsed/>
    <w:rsid w:val="001926BD"/>
    <w:pPr>
      <w:spacing w:after="100"/>
      <w:ind w:left="1540"/>
    </w:pPr>
    <w:rPr>
      <w:lang w:val="fr-FR" w:eastAsia="fr-FR"/>
    </w:rPr>
  </w:style>
  <w:style w:type="paragraph" w:styleId="TOC9">
    <w:name w:val="toc 9"/>
    <w:basedOn w:val="Normal"/>
    <w:next w:val="Normal"/>
    <w:autoRedefine/>
    <w:uiPriority w:val="39"/>
    <w:unhideWhenUsed/>
    <w:rsid w:val="001926BD"/>
    <w:pPr>
      <w:spacing w:after="100"/>
      <w:ind w:left="1760"/>
    </w:pPr>
    <w:rPr>
      <w:lang w:val="fr-FR" w:eastAsia="fr-FR"/>
    </w:rPr>
  </w:style>
  <w:style w:type="character" w:styleId="CommentReference">
    <w:name w:val="annotation reference"/>
    <w:basedOn w:val="DefaultParagraphFont"/>
    <w:uiPriority w:val="99"/>
    <w:semiHidden/>
    <w:unhideWhenUsed/>
    <w:locked/>
    <w:rsid w:val="002013B8"/>
    <w:rPr>
      <w:sz w:val="16"/>
      <w:szCs w:val="16"/>
    </w:rPr>
  </w:style>
  <w:style w:type="paragraph" w:styleId="CommentText">
    <w:name w:val="annotation text"/>
    <w:basedOn w:val="Normal"/>
    <w:link w:val="CommentTextChar"/>
    <w:uiPriority w:val="99"/>
    <w:semiHidden/>
    <w:unhideWhenUsed/>
    <w:locked/>
    <w:rsid w:val="002013B8"/>
    <w:pPr>
      <w:spacing w:line="240" w:lineRule="auto"/>
    </w:pPr>
    <w:rPr>
      <w:sz w:val="20"/>
      <w:szCs w:val="20"/>
    </w:rPr>
  </w:style>
  <w:style w:type="character" w:customStyle="1" w:styleId="CommentTextChar">
    <w:name w:val="Comment Text Char"/>
    <w:basedOn w:val="DefaultParagraphFont"/>
    <w:link w:val="CommentText"/>
    <w:uiPriority w:val="99"/>
    <w:semiHidden/>
    <w:rsid w:val="002013B8"/>
    <w:rPr>
      <w:sz w:val="20"/>
      <w:szCs w:val="20"/>
    </w:rPr>
  </w:style>
  <w:style w:type="paragraph" w:styleId="CommentSubject">
    <w:name w:val="annotation subject"/>
    <w:basedOn w:val="CommentText"/>
    <w:next w:val="CommentText"/>
    <w:link w:val="CommentSubjectChar"/>
    <w:uiPriority w:val="99"/>
    <w:semiHidden/>
    <w:unhideWhenUsed/>
    <w:locked/>
    <w:rsid w:val="002013B8"/>
    <w:rPr>
      <w:b/>
      <w:bCs/>
    </w:rPr>
  </w:style>
  <w:style w:type="character" w:customStyle="1" w:styleId="CommentSubjectChar">
    <w:name w:val="Comment Subject Char"/>
    <w:basedOn w:val="CommentTextChar"/>
    <w:link w:val="CommentSubject"/>
    <w:uiPriority w:val="99"/>
    <w:semiHidden/>
    <w:rsid w:val="002013B8"/>
    <w:rPr>
      <w:b/>
      <w:bCs/>
      <w:sz w:val="20"/>
      <w:szCs w:val="20"/>
    </w:rPr>
  </w:style>
  <w:style w:type="paragraph" w:styleId="NormalWeb">
    <w:name w:val="Normal (Web)"/>
    <w:basedOn w:val="Normal"/>
    <w:uiPriority w:val="99"/>
    <w:semiHidden/>
    <w:unhideWhenUsed/>
    <w:locked/>
    <w:rsid w:val="004A5C99"/>
    <w:rPr>
      <w:rFonts w:ascii="Times New Roman" w:hAnsi="Times New Roman" w:cs="Times New Roman"/>
      <w:sz w:val="24"/>
      <w:szCs w:val="24"/>
    </w:rPr>
  </w:style>
  <w:style w:type="paragraph" w:styleId="PlainText">
    <w:name w:val="Plain Text"/>
    <w:basedOn w:val="Normal"/>
    <w:link w:val="PlainTextChar"/>
    <w:uiPriority w:val="99"/>
    <w:locked/>
    <w:rsid w:val="00457822"/>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457822"/>
    <w:rPr>
      <w:rFonts w:ascii="Courier New" w:eastAsia="Times New Roman" w:hAnsi="Courier New" w:cs="Times New Roman"/>
      <w:sz w:val="20"/>
      <w:szCs w:val="20"/>
    </w:rPr>
  </w:style>
  <w:style w:type="character" w:customStyle="1" w:styleId="hps">
    <w:name w:val="hps"/>
    <w:basedOn w:val="DefaultParagraphFont"/>
    <w:rsid w:val="00AD0283"/>
  </w:style>
  <w:style w:type="paragraph" w:customStyle="1" w:styleId="BodyText2">
    <w:name w:val="Body Text2"/>
    <w:basedOn w:val="Normal"/>
    <w:rsid w:val="00B11EB1"/>
    <w:pPr>
      <w:spacing w:after="0" w:line="240" w:lineRule="auto"/>
      <w:jc w:val="both"/>
    </w:pPr>
    <w:rPr>
      <w:rFonts w:ascii="Times New Roman" w:eastAsia="Times New Roman" w:hAnsi="Times New Roman" w:cs="Times New Roman"/>
    </w:rPr>
  </w:style>
  <w:style w:type="character" w:customStyle="1" w:styleId="tgc">
    <w:name w:val="_tgc"/>
    <w:basedOn w:val="DefaultParagraphFont"/>
    <w:rsid w:val="00ED4DCB"/>
  </w:style>
  <w:style w:type="paragraph" w:customStyle="1" w:styleId="Nivel1">
    <w:name w:val="Nivel1"/>
    <w:basedOn w:val="Normal"/>
    <w:link w:val="Nivel1Char"/>
    <w:rsid w:val="00E00C19"/>
    <w:pPr>
      <w:spacing w:after="280" w:line="240" w:lineRule="auto"/>
    </w:pPr>
    <w:rPr>
      <w:b/>
      <w:noProof/>
      <w:sz w:val="28"/>
      <w:szCs w:val="28"/>
    </w:rPr>
  </w:style>
  <w:style w:type="paragraph" w:customStyle="1" w:styleId="Nivel2">
    <w:name w:val="Nivel2"/>
    <w:basedOn w:val="Heading2"/>
    <w:link w:val="Nivel2Char"/>
    <w:rsid w:val="00617F93"/>
    <w:rPr>
      <w:noProof/>
    </w:rPr>
  </w:style>
  <w:style w:type="character" w:customStyle="1" w:styleId="Nivel1Char">
    <w:name w:val="Nivel1 Char"/>
    <w:basedOn w:val="DefaultParagraphFont"/>
    <w:link w:val="Nivel1"/>
    <w:rsid w:val="00E00C19"/>
    <w:rPr>
      <w:b/>
      <w:noProof/>
      <w:sz w:val="28"/>
      <w:szCs w:val="28"/>
    </w:rPr>
  </w:style>
  <w:style w:type="paragraph" w:customStyle="1" w:styleId="Nivel3">
    <w:name w:val="Nivel3"/>
    <w:basedOn w:val="Heading3"/>
    <w:link w:val="Nivel3Char"/>
    <w:rsid w:val="00617F93"/>
    <w:rPr>
      <w:noProof/>
    </w:rPr>
  </w:style>
  <w:style w:type="character" w:customStyle="1" w:styleId="Nivel2Char">
    <w:name w:val="Nivel2 Char"/>
    <w:basedOn w:val="Heading2Char"/>
    <w:link w:val="Nivel2"/>
    <w:rsid w:val="00617F93"/>
    <w:rPr>
      <w:rFonts w:eastAsiaTheme="majorEastAsia" w:cstheme="majorBidi"/>
      <w:b/>
      <w:bCs/>
      <w:noProof/>
      <w:sz w:val="26"/>
      <w:szCs w:val="26"/>
    </w:rPr>
  </w:style>
  <w:style w:type="character" w:customStyle="1" w:styleId="Nivel3Char">
    <w:name w:val="Nivel3 Char"/>
    <w:basedOn w:val="Heading3Char"/>
    <w:link w:val="Nivel3"/>
    <w:rsid w:val="00617F93"/>
    <w:rPr>
      <w:rFonts w:eastAsiaTheme="majorEastAsia" w:cstheme="majorBidi"/>
      <w:b/>
      <w:bCs/>
      <w:noProof/>
      <w:sz w:val="24"/>
    </w:rPr>
  </w:style>
  <w:style w:type="paragraph" w:customStyle="1" w:styleId="cuerpo1">
    <w:name w:val="cuerpo1"/>
    <w:basedOn w:val="Normal"/>
    <w:link w:val="cuerpo1Char"/>
    <w:qFormat/>
    <w:rsid w:val="004306B4"/>
    <w:pPr>
      <w:spacing w:after="0"/>
      <w:jc w:val="both"/>
    </w:pPr>
  </w:style>
  <w:style w:type="paragraph" w:customStyle="1" w:styleId="Nivel4">
    <w:name w:val="Nivel4"/>
    <w:basedOn w:val="Normal"/>
    <w:link w:val="Nivel4Char"/>
    <w:rsid w:val="00617F93"/>
    <w:pPr>
      <w:spacing w:line="240" w:lineRule="auto"/>
    </w:pPr>
    <w:rPr>
      <w:b/>
    </w:rPr>
  </w:style>
  <w:style w:type="character" w:customStyle="1" w:styleId="cuerpo1Char">
    <w:name w:val="cuerpo1 Char"/>
    <w:basedOn w:val="DefaultParagraphFont"/>
    <w:link w:val="cuerpo1"/>
    <w:rsid w:val="004306B4"/>
  </w:style>
  <w:style w:type="character" w:customStyle="1" w:styleId="Nivel4Char">
    <w:name w:val="Nivel4 Char"/>
    <w:basedOn w:val="DefaultParagraphFont"/>
    <w:link w:val="Nivel4"/>
    <w:rsid w:val="00617F93"/>
    <w:rPr>
      <w:b/>
    </w:rPr>
  </w:style>
  <w:style w:type="character" w:customStyle="1" w:styleId="hcp4">
    <w:name w:val="hcp4"/>
    <w:basedOn w:val="DefaultParagraphFont"/>
    <w:rsid w:val="00215E13"/>
    <w:rPr>
      <w:b/>
      <w:bCs/>
    </w:rPr>
  </w:style>
  <w:style w:type="paragraph" w:styleId="BodyText20">
    <w:name w:val="Body Text 2"/>
    <w:basedOn w:val="Normal"/>
    <w:link w:val="BodyText2Char"/>
    <w:uiPriority w:val="99"/>
    <w:unhideWhenUsed/>
    <w:locked/>
    <w:rsid w:val="007F119C"/>
    <w:pPr>
      <w:spacing w:after="120" w:line="480" w:lineRule="auto"/>
    </w:pPr>
  </w:style>
  <w:style w:type="character" w:customStyle="1" w:styleId="BodyText2Char">
    <w:name w:val="Body Text 2 Char"/>
    <w:basedOn w:val="DefaultParagraphFont"/>
    <w:link w:val="BodyText20"/>
    <w:uiPriority w:val="99"/>
    <w:rsid w:val="007F119C"/>
  </w:style>
  <w:style w:type="paragraph" w:styleId="Revision">
    <w:name w:val="Revision"/>
    <w:hidden/>
    <w:uiPriority w:val="99"/>
    <w:semiHidden/>
    <w:rsid w:val="00D806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69">
      <w:bodyDiv w:val="1"/>
      <w:marLeft w:val="0"/>
      <w:marRight w:val="0"/>
      <w:marTop w:val="0"/>
      <w:marBottom w:val="0"/>
      <w:divBdr>
        <w:top w:val="none" w:sz="0" w:space="0" w:color="auto"/>
        <w:left w:val="none" w:sz="0" w:space="0" w:color="auto"/>
        <w:bottom w:val="none" w:sz="0" w:space="0" w:color="auto"/>
        <w:right w:val="none" w:sz="0" w:space="0" w:color="auto"/>
      </w:divBdr>
      <w:divsChild>
        <w:div w:id="1882787564">
          <w:marLeft w:val="0"/>
          <w:marRight w:val="0"/>
          <w:marTop w:val="0"/>
          <w:marBottom w:val="0"/>
          <w:divBdr>
            <w:top w:val="none" w:sz="0" w:space="0" w:color="auto"/>
            <w:left w:val="none" w:sz="0" w:space="0" w:color="auto"/>
            <w:bottom w:val="none" w:sz="0" w:space="0" w:color="auto"/>
            <w:right w:val="none" w:sz="0" w:space="0" w:color="auto"/>
          </w:divBdr>
          <w:divsChild>
            <w:div w:id="2101681527">
              <w:marLeft w:val="0"/>
              <w:marRight w:val="0"/>
              <w:marTop w:val="0"/>
              <w:marBottom w:val="0"/>
              <w:divBdr>
                <w:top w:val="none" w:sz="0" w:space="0" w:color="auto"/>
                <w:left w:val="none" w:sz="0" w:space="0" w:color="auto"/>
                <w:bottom w:val="none" w:sz="0" w:space="0" w:color="auto"/>
                <w:right w:val="none" w:sz="0" w:space="0" w:color="auto"/>
              </w:divBdr>
              <w:divsChild>
                <w:div w:id="426312881">
                  <w:marLeft w:val="0"/>
                  <w:marRight w:val="0"/>
                  <w:marTop w:val="0"/>
                  <w:marBottom w:val="0"/>
                  <w:divBdr>
                    <w:top w:val="none" w:sz="0" w:space="0" w:color="auto"/>
                    <w:left w:val="none" w:sz="0" w:space="0" w:color="auto"/>
                    <w:bottom w:val="none" w:sz="0" w:space="0" w:color="auto"/>
                    <w:right w:val="none" w:sz="0" w:space="0" w:color="auto"/>
                  </w:divBdr>
                  <w:divsChild>
                    <w:div w:id="1867479963">
                      <w:marLeft w:val="0"/>
                      <w:marRight w:val="0"/>
                      <w:marTop w:val="0"/>
                      <w:marBottom w:val="0"/>
                      <w:divBdr>
                        <w:top w:val="none" w:sz="0" w:space="0" w:color="auto"/>
                        <w:left w:val="none" w:sz="0" w:space="0" w:color="auto"/>
                        <w:bottom w:val="none" w:sz="0" w:space="0" w:color="auto"/>
                        <w:right w:val="none" w:sz="0" w:space="0" w:color="auto"/>
                      </w:divBdr>
                      <w:divsChild>
                        <w:div w:id="486631544">
                          <w:marLeft w:val="0"/>
                          <w:marRight w:val="0"/>
                          <w:marTop w:val="0"/>
                          <w:marBottom w:val="0"/>
                          <w:divBdr>
                            <w:top w:val="none" w:sz="0" w:space="0" w:color="auto"/>
                            <w:left w:val="none" w:sz="0" w:space="0" w:color="auto"/>
                            <w:bottom w:val="none" w:sz="0" w:space="0" w:color="auto"/>
                            <w:right w:val="none" w:sz="0" w:space="0" w:color="auto"/>
                          </w:divBdr>
                          <w:divsChild>
                            <w:div w:id="1106077630">
                              <w:marLeft w:val="0"/>
                              <w:marRight w:val="0"/>
                              <w:marTop w:val="0"/>
                              <w:marBottom w:val="0"/>
                              <w:divBdr>
                                <w:top w:val="none" w:sz="0" w:space="0" w:color="auto"/>
                                <w:left w:val="none" w:sz="0" w:space="0" w:color="auto"/>
                                <w:bottom w:val="none" w:sz="0" w:space="0" w:color="auto"/>
                                <w:right w:val="none" w:sz="0" w:space="0" w:color="auto"/>
                              </w:divBdr>
                              <w:divsChild>
                                <w:div w:id="1695614071">
                                  <w:marLeft w:val="0"/>
                                  <w:marRight w:val="0"/>
                                  <w:marTop w:val="0"/>
                                  <w:marBottom w:val="0"/>
                                  <w:divBdr>
                                    <w:top w:val="none" w:sz="0" w:space="0" w:color="auto"/>
                                    <w:left w:val="none" w:sz="0" w:space="0" w:color="auto"/>
                                    <w:bottom w:val="none" w:sz="0" w:space="0" w:color="auto"/>
                                    <w:right w:val="none" w:sz="0" w:space="0" w:color="auto"/>
                                  </w:divBdr>
                                  <w:divsChild>
                                    <w:div w:id="672026829">
                                      <w:marLeft w:val="60"/>
                                      <w:marRight w:val="0"/>
                                      <w:marTop w:val="0"/>
                                      <w:marBottom w:val="0"/>
                                      <w:divBdr>
                                        <w:top w:val="none" w:sz="0" w:space="0" w:color="auto"/>
                                        <w:left w:val="none" w:sz="0" w:space="0" w:color="auto"/>
                                        <w:bottom w:val="none" w:sz="0" w:space="0" w:color="auto"/>
                                        <w:right w:val="none" w:sz="0" w:space="0" w:color="auto"/>
                                      </w:divBdr>
                                      <w:divsChild>
                                        <w:div w:id="485514564">
                                          <w:marLeft w:val="0"/>
                                          <w:marRight w:val="0"/>
                                          <w:marTop w:val="0"/>
                                          <w:marBottom w:val="0"/>
                                          <w:divBdr>
                                            <w:top w:val="none" w:sz="0" w:space="0" w:color="auto"/>
                                            <w:left w:val="none" w:sz="0" w:space="0" w:color="auto"/>
                                            <w:bottom w:val="none" w:sz="0" w:space="0" w:color="auto"/>
                                            <w:right w:val="none" w:sz="0" w:space="0" w:color="auto"/>
                                          </w:divBdr>
                                          <w:divsChild>
                                            <w:div w:id="2013530824">
                                              <w:marLeft w:val="0"/>
                                              <w:marRight w:val="0"/>
                                              <w:marTop w:val="0"/>
                                              <w:marBottom w:val="120"/>
                                              <w:divBdr>
                                                <w:top w:val="single" w:sz="6" w:space="0" w:color="F5F5F5"/>
                                                <w:left w:val="single" w:sz="6" w:space="0" w:color="F5F5F5"/>
                                                <w:bottom w:val="single" w:sz="6" w:space="0" w:color="F5F5F5"/>
                                                <w:right w:val="single" w:sz="6" w:space="0" w:color="F5F5F5"/>
                                              </w:divBdr>
                                              <w:divsChild>
                                                <w:div w:id="1080374312">
                                                  <w:marLeft w:val="0"/>
                                                  <w:marRight w:val="0"/>
                                                  <w:marTop w:val="0"/>
                                                  <w:marBottom w:val="0"/>
                                                  <w:divBdr>
                                                    <w:top w:val="none" w:sz="0" w:space="0" w:color="auto"/>
                                                    <w:left w:val="none" w:sz="0" w:space="0" w:color="auto"/>
                                                    <w:bottom w:val="none" w:sz="0" w:space="0" w:color="auto"/>
                                                    <w:right w:val="none" w:sz="0" w:space="0" w:color="auto"/>
                                                  </w:divBdr>
                                                  <w:divsChild>
                                                    <w:div w:id="14524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020554">
      <w:bodyDiv w:val="1"/>
      <w:marLeft w:val="0"/>
      <w:marRight w:val="0"/>
      <w:marTop w:val="0"/>
      <w:marBottom w:val="0"/>
      <w:divBdr>
        <w:top w:val="none" w:sz="0" w:space="0" w:color="auto"/>
        <w:left w:val="none" w:sz="0" w:space="0" w:color="auto"/>
        <w:bottom w:val="none" w:sz="0" w:space="0" w:color="auto"/>
        <w:right w:val="none" w:sz="0" w:space="0" w:color="auto"/>
      </w:divBdr>
    </w:div>
    <w:div w:id="29380507">
      <w:bodyDiv w:val="1"/>
      <w:marLeft w:val="0"/>
      <w:marRight w:val="0"/>
      <w:marTop w:val="0"/>
      <w:marBottom w:val="0"/>
      <w:divBdr>
        <w:top w:val="none" w:sz="0" w:space="0" w:color="auto"/>
        <w:left w:val="none" w:sz="0" w:space="0" w:color="auto"/>
        <w:bottom w:val="none" w:sz="0" w:space="0" w:color="auto"/>
        <w:right w:val="none" w:sz="0" w:space="0" w:color="auto"/>
      </w:divBdr>
    </w:div>
    <w:div w:id="31813260">
      <w:bodyDiv w:val="1"/>
      <w:marLeft w:val="0"/>
      <w:marRight w:val="0"/>
      <w:marTop w:val="0"/>
      <w:marBottom w:val="0"/>
      <w:divBdr>
        <w:top w:val="none" w:sz="0" w:space="0" w:color="auto"/>
        <w:left w:val="none" w:sz="0" w:space="0" w:color="auto"/>
        <w:bottom w:val="none" w:sz="0" w:space="0" w:color="auto"/>
        <w:right w:val="none" w:sz="0" w:space="0" w:color="auto"/>
      </w:divBdr>
    </w:div>
    <w:div w:id="32467355">
      <w:bodyDiv w:val="1"/>
      <w:marLeft w:val="0"/>
      <w:marRight w:val="0"/>
      <w:marTop w:val="0"/>
      <w:marBottom w:val="0"/>
      <w:divBdr>
        <w:top w:val="none" w:sz="0" w:space="0" w:color="auto"/>
        <w:left w:val="none" w:sz="0" w:space="0" w:color="auto"/>
        <w:bottom w:val="none" w:sz="0" w:space="0" w:color="auto"/>
        <w:right w:val="none" w:sz="0" w:space="0" w:color="auto"/>
      </w:divBdr>
    </w:div>
    <w:div w:id="48379328">
      <w:bodyDiv w:val="1"/>
      <w:marLeft w:val="0"/>
      <w:marRight w:val="0"/>
      <w:marTop w:val="0"/>
      <w:marBottom w:val="0"/>
      <w:divBdr>
        <w:top w:val="none" w:sz="0" w:space="0" w:color="auto"/>
        <w:left w:val="none" w:sz="0" w:space="0" w:color="auto"/>
        <w:bottom w:val="none" w:sz="0" w:space="0" w:color="auto"/>
        <w:right w:val="none" w:sz="0" w:space="0" w:color="auto"/>
      </w:divBdr>
    </w:div>
    <w:div w:id="50350028">
      <w:bodyDiv w:val="1"/>
      <w:marLeft w:val="0"/>
      <w:marRight w:val="0"/>
      <w:marTop w:val="0"/>
      <w:marBottom w:val="0"/>
      <w:divBdr>
        <w:top w:val="none" w:sz="0" w:space="0" w:color="auto"/>
        <w:left w:val="none" w:sz="0" w:space="0" w:color="auto"/>
        <w:bottom w:val="none" w:sz="0" w:space="0" w:color="auto"/>
        <w:right w:val="none" w:sz="0" w:space="0" w:color="auto"/>
      </w:divBdr>
    </w:div>
    <w:div w:id="62148990">
      <w:bodyDiv w:val="1"/>
      <w:marLeft w:val="0"/>
      <w:marRight w:val="0"/>
      <w:marTop w:val="0"/>
      <w:marBottom w:val="0"/>
      <w:divBdr>
        <w:top w:val="none" w:sz="0" w:space="0" w:color="auto"/>
        <w:left w:val="none" w:sz="0" w:space="0" w:color="auto"/>
        <w:bottom w:val="none" w:sz="0" w:space="0" w:color="auto"/>
        <w:right w:val="none" w:sz="0" w:space="0" w:color="auto"/>
      </w:divBdr>
    </w:div>
    <w:div w:id="72361905">
      <w:bodyDiv w:val="1"/>
      <w:marLeft w:val="0"/>
      <w:marRight w:val="0"/>
      <w:marTop w:val="0"/>
      <w:marBottom w:val="0"/>
      <w:divBdr>
        <w:top w:val="none" w:sz="0" w:space="0" w:color="auto"/>
        <w:left w:val="none" w:sz="0" w:space="0" w:color="auto"/>
        <w:bottom w:val="none" w:sz="0" w:space="0" w:color="auto"/>
        <w:right w:val="none" w:sz="0" w:space="0" w:color="auto"/>
      </w:divBdr>
    </w:div>
    <w:div w:id="73088709">
      <w:bodyDiv w:val="1"/>
      <w:marLeft w:val="0"/>
      <w:marRight w:val="0"/>
      <w:marTop w:val="0"/>
      <w:marBottom w:val="0"/>
      <w:divBdr>
        <w:top w:val="none" w:sz="0" w:space="0" w:color="auto"/>
        <w:left w:val="none" w:sz="0" w:space="0" w:color="auto"/>
        <w:bottom w:val="none" w:sz="0" w:space="0" w:color="auto"/>
        <w:right w:val="none" w:sz="0" w:space="0" w:color="auto"/>
      </w:divBdr>
    </w:div>
    <w:div w:id="95759363">
      <w:bodyDiv w:val="1"/>
      <w:marLeft w:val="0"/>
      <w:marRight w:val="0"/>
      <w:marTop w:val="0"/>
      <w:marBottom w:val="0"/>
      <w:divBdr>
        <w:top w:val="none" w:sz="0" w:space="0" w:color="auto"/>
        <w:left w:val="none" w:sz="0" w:space="0" w:color="auto"/>
        <w:bottom w:val="none" w:sz="0" w:space="0" w:color="auto"/>
        <w:right w:val="none" w:sz="0" w:space="0" w:color="auto"/>
      </w:divBdr>
      <w:divsChild>
        <w:div w:id="2116900703">
          <w:marLeft w:val="547"/>
          <w:marRight w:val="0"/>
          <w:marTop w:val="115"/>
          <w:marBottom w:val="0"/>
          <w:divBdr>
            <w:top w:val="none" w:sz="0" w:space="0" w:color="auto"/>
            <w:left w:val="none" w:sz="0" w:space="0" w:color="auto"/>
            <w:bottom w:val="none" w:sz="0" w:space="0" w:color="auto"/>
            <w:right w:val="none" w:sz="0" w:space="0" w:color="auto"/>
          </w:divBdr>
        </w:div>
      </w:divsChild>
    </w:div>
    <w:div w:id="113983577">
      <w:bodyDiv w:val="1"/>
      <w:marLeft w:val="0"/>
      <w:marRight w:val="0"/>
      <w:marTop w:val="0"/>
      <w:marBottom w:val="0"/>
      <w:divBdr>
        <w:top w:val="none" w:sz="0" w:space="0" w:color="auto"/>
        <w:left w:val="none" w:sz="0" w:space="0" w:color="auto"/>
        <w:bottom w:val="none" w:sz="0" w:space="0" w:color="auto"/>
        <w:right w:val="none" w:sz="0" w:space="0" w:color="auto"/>
      </w:divBdr>
    </w:div>
    <w:div w:id="114176543">
      <w:bodyDiv w:val="1"/>
      <w:marLeft w:val="0"/>
      <w:marRight w:val="0"/>
      <w:marTop w:val="0"/>
      <w:marBottom w:val="0"/>
      <w:divBdr>
        <w:top w:val="none" w:sz="0" w:space="0" w:color="auto"/>
        <w:left w:val="none" w:sz="0" w:space="0" w:color="auto"/>
        <w:bottom w:val="none" w:sz="0" w:space="0" w:color="auto"/>
        <w:right w:val="none" w:sz="0" w:space="0" w:color="auto"/>
      </w:divBdr>
    </w:div>
    <w:div w:id="118886702">
      <w:bodyDiv w:val="1"/>
      <w:marLeft w:val="0"/>
      <w:marRight w:val="0"/>
      <w:marTop w:val="0"/>
      <w:marBottom w:val="0"/>
      <w:divBdr>
        <w:top w:val="none" w:sz="0" w:space="0" w:color="auto"/>
        <w:left w:val="none" w:sz="0" w:space="0" w:color="auto"/>
        <w:bottom w:val="none" w:sz="0" w:space="0" w:color="auto"/>
        <w:right w:val="none" w:sz="0" w:space="0" w:color="auto"/>
      </w:divBdr>
    </w:div>
    <w:div w:id="122508738">
      <w:bodyDiv w:val="1"/>
      <w:marLeft w:val="0"/>
      <w:marRight w:val="0"/>
      <w:marTop w:val="0"/>
      <w:marBottom w:val="0"/>
      <w:divBdr>
        <w:top w:val="none" w:sz="0" w:space="0" w:color="auto"/>
        <w:left w:val="none" w:sz="0" w:space="0" w:color="auto"/>
        <w:bottom w:val="none" w:sz="0" w:space="0" w:color="auto"/>
        <w:right w:val="none" w:sz="0" w:space="0" w:color="auto"/>
      </w:divBdr>
    </w:div>
    <w:div w:id="126438679">
      <w:bodyDiv w:val="1"/>
      <w:marLeft w:val="0"/>
      <w:marRight w:val="0"/>
      <w:marTop w:val="0"/>
      <w:marBottom w:val="0"/>
      <w:divBdr>
        <w:top w:val="none" w:sz="0" w:space="0" w:color="auto"/>
        <w:left w:val="none" w:sz="0" w:space="0" w:color="auto"/>
        <w:bottom w:val="none" w:sz="0" w:space="0" w:color="auto"/>
        <w:right w:val="none" w:sz="0" w:space="0" w:color="auto"/>
      </w:divBdr>
    </w:div>
    <w:div w:id="131412667">
      <w:bodyDiv w:val="1"/>
      <w:marLeft w:val="0"/>
      <w:marRight w:val="0"/>
      <w:marTop w:val="0"/>
      <w:marBottom w:val="0"/>
      <w:divBdr>
        <w:top w:val="none" w:sz="0" w:space="0" w:color="auto"/>
        <w:left w:val="none" w:sz="0" w:space="0" w:color="auto"/>
        <w:bottom w:val="none" w:sz="0" w:space="0" w:color="auto"/>
        <w:right w:val="none" w:sz="0" w:space="0" w:color="auto"/>
      </w:divBdr>
    </w:div>
    <w:div w:id="131603915">
      <w:bodyDiv w:val="1"/>
      <w:marLeft w:val="0"/>
      <w:marRight w:val="0"/>
      <w:marTop w:val="0"/>
      <w:marBottom w:val="0"/>
      <w:divBdr>
        <w:top w:val="none" w:sz="0" w:space="0" w:color="auto"/>
        <w:left w:val="none" w:sz="0" w:space="0" w:color="auto"/>
        <w:bottom w:val="none" w:sz="0" w:space="0" w:color="auto"/>
        <w:right w:val="none" w:sz="0" w:space="0" w:color="auto"/>
      </w:divBdr>
    </w:div>
    <w:div w:id="133910812">
      <w:bodyDiv w:val="1"/>
      <w:marLeft w:val="0"/>
      <w:marRight w:val="0"/>
      <w:marTop w:val="0"/>
      <w:marBottom w:val="0"/>
      <w:divBdr>
        <w:top w:val="none" w:sz="0" w:space="0" w:color="auto"/>
        <w:left w:val="none" w:sz="0" w:space="0" w:color="auto"/>
        <w:bottom w:val="none" w:sz="0" w:space="0" w:color="auto"/>
        <w:right w:val="none" w:sz="0" w:space="0" w:color="auto"/>
      </w:divBdr>
      <w:divsChild>
        <w:div w:id="271281681">
          <w:marLeft w:val="547"/>
          <w:marRight w:val="0"/>
          <w:marTop w:val="106"/>
          <w:marBottom w:val="0"/>
          <w:divBdr>
            <w:top w:val="none" w:sz="0" w:space="0" w:color="auto"/>
            <w:left w:val="none" w:sz="0" w:space="0" w:color="auto"/>
            <w:bottom w:val="none" w:sz="0" w:space="0" w:color="auto"/>
            <w:right w:val="none" w:sz="0" w:space="0" w:color="auto"/>
          </w:divBdr>
        </w:div>
        <w:div w:id="480738384">
          <w:marLeft w:val="547"/>
          <w:marRight w:val="0"/>
          <w:marTop w:val="106"/>
          <w:marBottom w:val="0"/>
          <w:divBdr>
            <w:top w:val="none" w:sz="0" w:space="0" w:color="auto"/>
            <w:left w:val="none" w:sz="0" w:space="0" w:color="auto"/>
            <w:bottom w:val="none" w:sz="0" w:space="0" w:color="auto"/>
            <w:right w:val="none" w:sz="0" w:space="0" w:color="auto"/>
          </w:divBdr>
        </w:div>
        <w:div w:id="511996292">
          <w:marLeft w:val="547"/>
          <w:marRight w:val="0"/>
          <w:marTop w:val="106"/>
          <w:marBottom w:val="0"/>
          <w:divBdr>
            <w:top w:val="none" w:sz="0" w:space="0" w:color="auto"/>
            <w:left w:val="none" w:sz="0" w:space="0" w:color="auto"/>
            <w:bottom w:val="none" w:sz="0" w:space="0" w:color="auto"/>
            <w:right w:val="none" w:sz="0" w:space="0" w:color="auto"/>
          </w:divBdr>
        </w:div>
        <w:div w:id="778063424">
          <w:marLeft w:val="547"/>
          <w:marRight w:val="0"/>
          <w:marTop w:val="106"/>
          <w:marBottom w:val="0"/>
          <w:divBdr>
            <w:top w:val="none" w:sz="0" w:space="0" w:color="auto"/>
            <w:left w:val="none" w:sz="0" w:space="0" w:color="auto"/>
            <w:bottom w:val="none" w:sz="0" w:space="0" w:color="auto"/>
            <w:right w:val="none" w:sz="0" w:space="0" w:color="auto"/>
          </w:divBdr>
        </w:div>
        <w:div w:id="907039429">
          <w:marLeft w:val="547"/>
          <w:marRight w:val="0"/>
          <w:marTop w:val="106"/>
          <w:marBottom w:val="0"/>
          <w:divBdr>
            <w:top w:val="none" w:sz="0" w:space="0" w:color="auto"/>
            <w:left w:val="none" w:sz="0" w:space="0" w:color="auto"/>
            <w:bottom w:val="none" w:sz="0" w:space="0" w:color="auto"/>
            <w:right w:val="none" w:sz="0" w:space="0" w:color="auto"/>
          </w:divBdr>
        </w:div>
        <w:div w:id="1060136953">
          <w:marLeft w:val="547"/>
          <w:marRight w:val="0"/>
          <w:marTop w:val="106"/>
          <w:marBottom w:val="0"/>
          <w:divBdr>
            <w:top w:val="none" w:sz="0" w:space="0" w:color="auto"/>
            <w:left w:val="none" w:sz="0" w:space="0" w:color="auto"/>
            <w:bottom w:val="none" w:sz="0" w:space="0" w:color="auto"/>
            <w:right w:val="none" w:sz="0" w:space="0" w:color="auto"/>
          </w:divBdr>
        </w:div>
        <w:div w:id="1184632300">
          <w:marLeft w:val="547"/>
          <w:marRight w:val="0"/>
          <w:marTop w:val="106"/>
          <w:marBottom w:val="0"/>
          <w:divBdr>
            <w:top w:val="none" w:sz="0" w:space="0" w:color="auto"/>
            <w:left w:val="none" w:sz="0" w:space="0" w:color="auto"/>
            <w:bottom w:val="none" w:sz="0" w:space="0" w:color="auto"/>
            <w:right w:val="none" w:sz="0" w:space="0" w:color="auto"/>
          </w:divBdr>
        </w:div>
        <w:div w:id="1327628979">
          <w:marLeft w:val="547"/>
          <w:marRight w:val="0"/>
          <w:marTop w:val="106"/>
          <w:marBottom w:val="0"/>
          <w:divBdr>
            <w:top w:val="none" w:sz="0" w:space="0" w:color="auto"/>
            <w:left w:val="none" w:sz="0" w:space="0" w:color="auto"/>
            <w:bottom w:val="none" w:sz="0" w:space="0" w:color="auto"/>
            <w:right w:val="none" w:sz="0" w:space="0" w:color="auto"/>
          </w:divBdr>
        </w:div>
        <w:div w:id="1643464627">
          <w:marLeft w:val="547"/>
          <w:marRight w:val="0"/>
          <w:marTop w:val="106"/>
          <w:marBottom w:val="0"/>
          <w:divBdr>
            <w:top w:val="none" w:sz="0" w:space="0" w:color="auto"/>
            <w:left w:val="none" w:sz="0" w:space="0" w:color="auto"/>
            <w:bottom w:val="none" w:sz="0" w:space="0" w:color="auto"/>
            <w:right w:val="none" w:sz="0" w:space="0" w:color="auto"/>
          </w:divBdr>
        </w:div>
        <w:div w:id="1820072793">
          <w:marLeft w:val="547"/>
          <w:marRight w:val="0"/>
          <w:marTop w:val="106"/>
          <w:marBottom w:val="0"/>
          <w:divBdr>
            <w:top w:val="none" w:sz="0" w:space="0" w:color="auto"/>
            <w:left w:val="none" w:sz="0" w:space="0" w:color="auto"/>
            <w:bottom w:val="none" w:sz="0" w:space="0" w:color="auto"/>
            <w:right w:val="none" w:sz="0" w:space="0" w:color="auto"/>
          </w:divBdr>
        </w:div>
      </w:divsChild>
    </w:div>
    <w:div w:id="155269895">
      <w:bodyDiv w:val="1"/>
      <w:marLeft w:val="0"/>
      <w:marRight w:val="0"/>
      <w:marTop w:val="0"/>
      <w:marBottom w:val="0"/>
      <w:divBdr>
        <w:top w:val="none" w:sz="0" w:space="0" w:color="auto"/>
        <w:left w:val="none" w:sz="0" w:space="0" w:color="auto"/>
        <w:bottom w:val="none" w:sz="0" w:space="0" w:color="auto"/>
        <w:right w:val="none" w:sz="0" w:space="0" w:color="auto"/>
      </w:divBdr>
    </w:div>
    <w:div w:id="158808550">
      <w:bodyDiv w:val="1"/>
      <w:marLeft w:val="0"/>
      <w:marRight w:val="0"/>
      <w:marTop w:val="0"/>
      <w:marBottom w:val="0"/>
      <w:divBdr>
        <w:top w:val="none" w:sz="0" w:space="0" w:color="auto"/>
        <w:left w:val="none" w:sz="0" w:space="0" w:color="auto"/>
        <w:bottom w:val="none" w:sz="0" w:space="0" w:color="auto"/>
        <w:right w:val="none" w:sz="0" w:space="0" w:color="auto"/>
      </w:divBdr>
    </w:div>
    <w:div w:id="163665531">
      <w:bodyDiv w:val="1"/>
      <w:marLeft w:val="0"/>
      <w:marRight w:val="0"/>
      <w:marTop w:val="0"/>
      <w:marBottom w:val="0"/>
      <w:divBdr>
        <w:top w:val="none" w:sz="0" w:space="0" w:color="auto"/>
        <w:left w:val="none" w:sz="0" w:space="0" w:color="auto"/>
        <w:bottom w:val="none" w:sz="0" w:space="0" w:color="auto"/>
        <w:right w:val="none" w:sz="0" w:space="0" w:color="auto"/>
      </w:divBdr>
    </w:div>
    <w:div w:id="166285729">
      <w:bodyDiv w:val="1"/>
      <w:marLeft w:val="0"/>
      <w:marRight w:val="0"/>
      <w:marTop w:val="0"/>
      <w:marBottom w:val="0"/>
      <w:divBdr>
        <w:top w:val="none" w:sz="0" w:space="0" w:color="auto"/>
        <w:left w:val="none" w:sz="0" w:space="0" w:color="auto"/>
        <w:bottom w:val="none" w:sz="0" w:space="0" w:color="auto"/>
        <w:right w:val="none" w:sz="0" w:space="0" w:color="auto"/>
      </w:divBdr>
    </w:div>
    <w:div w:id="189300261">
      <w:bodyDiv w:val="1"/>
      <w:marLeft w:val="0"/>
      <w:marRight w:val="0"/>
      <w:marTop w:val="0"/>
      <w:marBottom w:val="0"/>
      <w:divBdr>
        <w:top w:val="none" w:sz="0" w:space="0" w:color="auto"/>
        <w:left w:val="none" w:sz="0" w:space="0" w:color="auto"/>
        <w:bottom w:val="none" w:sz="0" w:space="0" w:color="auto"/>
        <w:right w:val="none" w:sz="0" w:space="0" w:color="auto"/>
      </w:divBdr>
    </w:div>
    <w:div w:id="195124322">
      <w:bodyDiv w:val="1"/>
      <w:marLeft w:val="0"/>
      <w:marRight w:val="0"/>
      <w:marTop w:val="0"/>
      <w:marBottom w:val="0"/>
      <w:divBdr>
        <w:top w:val="none" w:sz="0" w:space="0" w:color="auto"/>
        <w:left w:val="none" w:sz="0" w:space="0" w:color="auto"/>
        <w:bottom w:val="none" w:sz="0" w:space="0" w:color="auto"/>
        <w:right w:val="none" w:sz="0" w:space="0" w:color="auto"/>
      </w:divBdr>
    </w:div>
    <w:div w:id="198008265">
      <w:bodyDiv w:val="1"/>
      <w:marLeft w:val="0"/>
      <w:marRight w:val="0"/>
      <w:marTop w:val="0"/>
      <w:marBottom w:val="0"/>
      <w:divBdr>
        <w:top w:val="none" w:sz="0" w:space="0" w:color="auto"/>
        <w:left w:val="none" w:sz="0" w:space="0" w:color="auto"/>
        <w:bottom w:val="none" w:sz="0" w:space="0" w:color="auto"/>
        <w:right w:val="none" w:sz="0" w:space="0" w:color="auto"/>
      </w:divBdr>
    </w:div>
    <w:div w:id="213153333">
      <w:bodyDiv w:val="1"/>
      <w:marLeft w:val="0"/>
      <w:marRight w:val="0"/>
      <w:marTop w:val="0"/>
      <w:marBottom w:val="0"/>
      <w:divBdr>
        <w:top w:val="none" w:sz="0" w:space="0" w:color="auto"/>
        <w:left w:val="none" w:sz="0" w:space="0" w:color="auto"/>
        <w:bottom w:val="none" w:sz="0" w:space="0" w:color="auto"/>
        <w:right w:val="none" w:sz="0" w:space="0" w:color="auto"/>
      </w:divBdr>
    </w:div>
    <w:div w:id="215895470">
      <w:bodyDiv w:val="1"/>
      <w:marLeft w:val="0"/>
      <w:marRight w:val="0"/>
      <w:marTop w:val="0"/>
      <w:marBottom w:val="0"/>
      <w:divBdr>
        <w:top w:val="none" w:sz="0" w:space="0" w:color="auto"/>
        <w:left w:val="none" w:sz="0" w:space="0" w:color="auto"/>
        <w:bottom w:val="none" w:sz="0" w:space="0" w:color="auto"/>
        <w:right w:val="none" w:sz="0" w:space="0" w:color="auto"/>
      </w:divBdr>
    </w:div>
    <w:div w:id="217325593">
      <w:bodyDiv w:val="1"/>
      <w:marLeft w:val="0"/>
      <w:marRight w:val="0"/>
      <w:marTop w:val="0"/>
      <w:marBottom w:val="0"/>
      <w:divBdr>
        <w:top w:val="none" w:sz="0" w:space="0" w:color="auto"/>
        <w:left w:val="none" w:sz="0" w:space="0" w:color="auto"/>
        <w:bottom w:val="none" w:sz="0" w:space="0" w:color="auto"/>
        <w:right w:val="none" w:sz="0" w:space="0" w:color="auto"/>
      </w:divBdr>
    </w:div>
    <w:div w:id="224150571">
      <w:bodyDiv w:val="1"/>
      <w:marLeft w:val="0"/>
      <w:marRight w:val="0"/>
      <w:marTop w:val="0"/>
      <w:marBottom w:val="0"/>
      <w:divBdr>
        <w:top w:val="none" w:sz="0" w:space="0" w:color="auto"/>
        <w:left w:val="none" w:sz="0" w:space="0" w:color="auto"/>
        <w:bottom w:val="none" w:sz="0" w:space="0" w:color="auto"/>
        <w:right w:val="none" w:sz="0" w:space="0" w:color="auto"/>
      </w:divBdr>
    </w:div>
    <w:div w:id="229466192">
      <w:bodyDiv w:val="1"/>
      <w:marLeft w:val="0"/>
      <w:marRight w:val="0"/>
      <w:marTop w:val="0"/>
      <w:marBottom w:val="0"/>
      <w:divBdr>
        <w:top w:val="none" w:sz="0" w:space="0" w:color="auto"/>
        <w:left w:val="none" w:sz="0" w:space="0" w:color="auto"/>
        <w:bottom w:val="none" w:sz="0" w:space="0" w:color="auto"/>
        <w:right w:val="none" w:sz="0" w:space="0" w:color="auto"/>
      </w:divBdr>
    </w:div>
    <w:div w:id="233206001">
      <w:bodyDiv w:val="1"/>
      <w:marLeft w:val="0"/>
      <w:marRight w:val="0"/>
      <w:marTop w:val="0"/>
      <w:marBottom w:val="0"/>
      <w:divBdr>
        <w:top w:val="none" w:sz="0" w:space="0" w:color="auto"/>
        <w:left w:val="none" w:sz="0" w:space="0" w:color="auto"/>
        <w:bottom w:val="none" w:sz="0" w:space="0" w:color="auto"/>
        <w:right w:val="none" w:sz="0" w:space="0" w:color="auto"/>
      </w:divBdr>
    </w:div>
    <w:div w:id="245963218">
      <w:bodyDiv w:val="1"/>
      <w:marLeft w:val="0"/>
      <w:marRight w:val="0"/>
      <w:marTop w:val="0"/>
      <w:marBottom w:val="0"/>
      <w:divBdr>
        <w:top w:val="none" w:sz="0" w:space="0" w:color="auto"/>
        <w:left w:val="none" w:sz="0" w:space="0" w:color="auto"/>
        <w:bottom w:val="none" w:sz="0" w:space="0" w:color="auto"/>
        <w:right w:val="none" w:sz="0" w:space="0" w:color="auto"/>
      </w:divBdr>
    </w:div>
    <w:div w:id="260647990">
      <w:bodyDiv w:val="1"/>
      <w:marLeft w:val="0"/>
      <w:marRight w:val="0"/>
      <w:marTop w:val="0"/>
      <w:marBottom w:val="0"/>
      <w:divBdr>
        <w:top w:val="none" w:sz="0" w:space="0" w:color="auto"/>
        <w:left w:val="none" w:sz="0" w:space="0" w:color="auto"/>
        <w:bottom w:val="none" w:sz="0" w:space="0" w:color="auto"/>
        <w:right w:val="none" w:sz="0" w:space="0" w:color="auto"/>
      </w:divBdr>
    </w:div>
    <w:div w:id="263730569">
      <w:bodyDiv w:val="1"/>
      <w:marLeft w:val="0"/>
      <w:marRight w:val="0"/>
      <w:marTop w:val="0"/>
      <w:marBottom w:val="0"/>
      <w:divBdr>
        <w:top w:val="none" w:sz="0" w:space="0" w:color="auto"/>
        <w:left w:val="none" w:sz="0" w:space="0" w:color="auto"/>
        <w:bottom w:val="none" w:sz="0" w:space="0" w:color="auto"/>
        <w:right w:val="none" w:sz="0" w:space="0" w:color="auto"/>
      </w:divBdr>
    </w:div>
    <w:div w:id="269319966">
      <w:bodyDiv w:val="1"/>
      <w:marLeft w:val="0"/>
      <w:marRight w:val="0"/>
      <w:marTop w:val="0"/>
      <w:marBottom w:val="0"/>
      <w:divBdr>
        <w:top w:val="none" w:sz="0" w:space="0" w:color="auto"/>
        <w:left w:val="none" w:sz="0" w:space="0" w:color="auto"/>
        <w:bottom w:val="none" w:sz="0" w:space="0" w:color="auto"/>
        <w:right w:val="none" w:sz="0" w:space="0" w:color="auto"/>
      </w:divBdr>
    </w:div>
    <w:div w:id="272903590">
      <w:bodyDiv w:val="1"/>
      <w:marLeft w:val="0"/>
      <w:marRight w:val="0"/>
      <w:marTop w:val="0"/>
      <w:marBottom w:val="0"/>
      <w:divBdr>
        <w:top w:val="none" w:sz="0" w:space="0" w:color="auto"/>
        <w:left w:val="none" w:sz="0" w:space="0" w:color="auto"/>
        <w:bottom w:val="none" w:sz="0" w:space="0" w:color="auto"/>
        <w:right w:val="none" w:sz="0" w:space="0" w:color="auto"/>
      </w:divBdr>
    </w:div>
    <w:div w:id="309021303">
      <w:bodyDiv w:val="1"/>
      <w:marLeft w:val="0"/>
      <w:marRight w:val="0"/>
      <w:marTop w:val="0"/>
      <w:marBottom w:val="0"/>
      <w:divBdr>
        <w:top w:val="none" w:sz="0" w:space="0" w:color="auto"/>
        <w:left w:val="none" w:sz="0" w:space="0" w:color="auto"/>
        <w:bottom w:val="none" w:sz="0" w:space="0" w:color="auto"/>
        <w:right w:val="none" w:sz="0" w:space="0" w:color="auto"/>
      </w:divBdr>
    </w:div>
    <w:div w:id="309748407">
      <w:bodyDiv w:val="1"/>
      <w:marLeft w:val="0"/>
      <w:marRight w:val="0"/>
      <w:marTop w:val="0"/>
      <w:marBottom w:val="0"/>
      <w:divBdr>
        <w:top w:val="none" w:sz="0" w:space="0" w:color="auto"/>
        <w:left w:val="none" w:sz="0" w:space="0" w:color="auto"/>
        <w:bottom w:val="none" w:sz="0" w:space="0" w:color="auto"/>
        <w:right w:val="none" w:sz="0" w:space="0" w:color="auto"/>
      </w:divBdr>
    </w:div>
    <w:div w:id="328103286">
      <w:bodyDiv w:val="1"/>
      <w:marLeft w:val="0"/>
      <w:marRight w:val="0"/>
      <w:marTop w:val="0"/>
      <w:marBottom w:val="0"/>
      <w:divBdr>
        <w:top w:val="none" w:sz="0" w:space="0" w:color="auto"/>
        <w:left w:val="none" w:sz="0" w:space="0" w:color="auto"/>
        <w:bottom w:val="none" w:sz="0" w:space="0" w:color="auto"/>
        <w:right w:val="none" w:sz="0" w:space="0" w:color="auto"/>
      </w:divBdr>
    </w:div>
    <w:div w:id="334111691">
      <w:bodyDiv w:val="1"/>
      <w:marLeft w:val="0"/>
      <w:marRight w:val="0"/>
      <w:marTop w:val="0"/>
      <w:marBottom w:val="0"/>
      <w:divBdr>
        <w:top w:val="none" w:sz="0" w:space="0" w:color="auto"/>
        <w:left w:val="none" w:sz="0" w:space="0" w:color="auto"/>
        <w:bottom w:val="none" w:sz="0" w:space="0" w:color="auto"/>
        <w:right w:val="none" w:sz="0" w:space="0" w:color="auto"/>
      </w:divBdr>
    </w:div>
    <w:div w:id="382559906">
      <w:bodyDiv w:val="1"/>
      <w:marLeft w:val="0"/>
      <w:marRight w:val="0"/>
      <w:marTop w:val="0"/>
      <w:marBottom w:val="0"/>
      <w:divBdr>
        <w:top w:val="none" w:sz="0" w:space="0" w:color="auto"/>
        <w:left w:val="none" w:sz="0" w:space="0" w:color="auto"/>
        <w:bottom w:val="none" w:sz="0" w:space="0" w:color="auto"/>
        <w:right w:val="none" w:sz="0" w:space="0" w:color="auto"/>
      </w:divBdr>
    </w:div>
    <w:div w:id="391660332">
      <w:bodyDiv w:val="1"/>
      <w:marLeft w:val="0"/>
      <w:marRight w:val="0"/>
      <w:marTop w:val="0"/>
      <w:marBottom w:val="0"/>
      <w:divBdr>
        <w:top w:val="none" w:sz="0" w:space="0" w:color="auto"/>
        <w:left w:val="none" w:sz="0" w:space="0" w:color="auto"/>
        <w:bottom w:val="none" w:sz="0" w:space="0" w:color="auto"/>
        <w:right w:val="none" w:sz="0" w:space="0" w:color="auto"/>
      </w:divBdr>
    </w:div>
    <w:div w:id="393238411">
      <w:bodyDiv w:val="1"/>
      <w:marLeft w:val="0"/>
      <w:marRight w:val="0"/>
      <w:marTop w:val="0"/>
      <w:marBottom w:val="0"/>
      <w:divBdr>
        <w:top w:val="none" w:sz="0" w:space="0" w:color="auto"/>
        <w:left w:val="none" w:sz="0" w:space="0" w:color="auto"/>
        <w:bottom w:val="none" w:sz="0" w:space="0" w:color="auto"/>
        <w:right w:val="none" w:sz="0" w:space="0" w:color="auto"/>
      </w:divBdr>
    </w:div>
    <w:div w:id="418866260">
      <w:bodyDiv w:val="1"/>
      <w:marLeft w:val="0"/>
      <w:marRight w:val="0"/>
      <w:marTop w:val="0"/>
      <w:marBottom w:val="0"/>
      <w:divBdr>
        <w:top w:val="none" w:sz="0" w:space="0" w:color="auto"/>
        <w:left w:val="none" w:sz="0" w:space="0" w:color="auto"/>
        <w:bottom w:val="none" w:sz="0" w:space="0" w:color="auto"/>
        <w:right w:val="none" w:sz="0" w:space="0" w:color="auto"/>
      </w:divBdr>
    </w:div>
    <w:div w:id="429354931">
      <w:bodyDiv w:val="1"/>
      <w:marLeft w:val="0"/>
      <w:marRight w:val="0"/>
      <w:marTop w:val="0"/>
      <w:marBottom w:val="0"/>
      <w:divBdr>
        <w:top w:val="none" w:sz="0" w:space="0" w:color="auto"/>
        <w:left w:val="none" w:sz="0" w:space="0" w:color="auto"/>
        <w:bottom w:val="none" w:sz="0" w:space="0" w:color="auto"/>
        <w:right w:val="none" w:sz="0" w:space="0" w:color="auto"/>
      </w:divBdr>
    </w:div>
    <w:div w:id="475150781">
      <w:bodyDiv w:val="1"/>
      <w:marLeft w:val="0"/>
      <w:marRight w:val="0"/>
      <w:marTop w:val="0"/>
      <w:marBottom w:val="0"/>
      <w:divBdr>
        <w:top w:val="none" w:sz="0" w:space="0" w:color="auto"/>
        <w:left w:val="none" w:sz="0" w:space="0" w:color="auto"/>
        <w:bottom w:val="none" w:sz="0" w:space="0" w:color="auto"/>
        <w:right w:val="none" w:sz="0" w:space="0" w:color="auto"/>
      </w:divBdr>
    </w:div>
    <w:div w:id="492180685">
      <w:bodyDiv w:val="1"/>
      <w:marLeft w:val="0"/>
      <w:marRight w:val="0"/>
      <w:marTop w:val="0"/>
      <w:marBottom w:val="0"/>
      <w:divBdr>
        <w:top w:val="none" w:sz="0" w:space="0" w:color="auto"/>
        <w:left w:val="none" w:sz="0" w:space="0" w:color="auto"/>
        <w:bottom w:val="none" w:sz="0" w:space="0" w:color="auto"/>
        <w:right w:val="none" w:sz="0" w:space="0" w:color="auto"/>
      </w:divBdr>
    </w:div>
    <w:div w:id="501969472">
      <w:bodyDiv w:val="1"/>
      <w:marLeft w:val="0"/>
      <w:marRight w:val="0"/>
      <w:marTop w:val="0"/>
      <w:marBottom w:val="0"/>
      <w:divBdr>
        <w:top w:val="none" w:sz="0" w:space="0" w:color="auto"/>
        <w:left w:val="none" w:sz="0" w:space="0" w:color="auto"/>
        <w:bottom w:val="none" w:sz="0" w:space="0" w:color="auto"/>
        <w:right w:val="none" w:sz="0" w:space="0" w:color="auto"/>
      </w:divBdr>
    </w:div>
    <w:div w:id="506217408">
      <w:bodyDiv w:val="1"/>
      <w:marLeft w:val="0"/>
      <w:marRight w:val="0"/>
      <w:marTop w:val="0"/>
      <w:marBottom w:val="0"/>
      <w:divBdr>
        <w:top w:val="none" w:sz="0" w:space="0" w:color="auto"/>
        <w:left w:val="none" w:sz="0" w:space="0" w:color="auto"/>
        <w:bottom w:val="none" w:sz="0" w:space="0" w:color="auto"/>
        <w:right w:val="none" w:sz="0" w:space="0" w:color="auto"/>
      </w:divBdr>
    </w:div>
    <w:div w:id="524053645">
      <w:bodyDiv w:val="1"/>
      <w:marLeft w:val="0"/>
      <w:marRight w:val="0"/>
      <w:marTop w:val="0"/>
      <w:marBottom w:val="0"/>
      <w:divBdr>
        <w:top w:val="none" w:sz="0" w:space="0" w:color="auto"/>
        <w:left w:val="none" w:sz="0" w:space="0" w:color="auto"/>
        <w:bottom w:val="none" w:sz="0" w:space="0" w:color="auto"/>
        <w:right w:val="none" w:sz="0" w:space="0" w:color="auto"/>
      </w:divBdr>
    </w:div>
    <w:div w:id="542789216">
      <w:bodyDiv w:val="1"/>
      <w:marLeft w:val="0"/>
      <w:marRight w:val="0"/>
      <w:marTop w:val="0"/>
      <w:marBottom w:val="0"/>
      <w:divBdr>
        <w:top w:val="none" w:sz="0" w:space="0" w:color="auto"/>
        <w:left w:val="none" w:sz="0" w:space="0" w:color="auto"/>
        <w:bottom w:val="none" w:sz="0" w:space="0" w:color="auto"/>
        <w:right w:val="none" w:sz="0" w:space="0" w:color="auto"/>
      </w:divBdr>
    </w:div>
    <w:div w:id="553201419">
      <w:bodyDiv w:val="1"/>
      <w:marLeft w:val="0"/>
      <w:marRight w:val="0"/>
      <w:marTop w:val="0"/>
      <w:marBottom w:val="0"/>
      <w:divBdr>
        <w:top w:val="none" w:sz="0" w:space="0" w:color="auto"/>
        <w:left w:val="none" w:sz="0" w:space="0" w:color="auto"/>
        <w:bottom w:val="none" w:sz="0" w:space="0" w:color="auto"/>
        <w:right w:val="none" w:sz="0" w:space="0" w:color="auto"/>
      </w:divBdr>
    </w:div>
    <w:div w:id="557207951">
      <w:marLeft w:val="0"/>
      <w:marRight w:val="0"/>
      <w:marTop w:val="0"/>
      <w:marBottom w:val="0"/>
      <w:divBdr>
        <w:top w:val="none" w:sz="0" w:space="0" w:color="auto"/>
        <w:left w:val="none" w:sz="0" w:space="0" w:color="auto"/>
        <w:bottom w:val="none" w:sz="0" w:space="0" w:color="auto"/>
        <w:right w:val="none" w:sz="0" w:space="0" w:color="auto"/>
      </w:divBdr>
    </w:div>
    <w:div w:id="557207952">
      <w:marLeft w:val="0"/>
      <w:marRight w:val="0"/>
      <w:marTop w:val="0"/>
      <w:marBottom w:val="0"/>
      <w:divBdr>
        <w:top w:val="none" w:sz="0" w:space="0" w:color="auto"/>
        <w:left w:val="none" w:sz="0" w:space="0" w:color="auto"/>
        <w:bottom w:val="none" w:sz="0" w:space="0" w:color="auto"/>
        <w:right w:val="none" w:sz="0" w:space="0" w:color="auto"/>
      </w:divBdr>
    </w:div>
    <w:div w:id="557207953">
      <w:marLeft w:val="0"/>
      <w:marRight w:val="0"/>
      <w:marTop w:val="0"/>
      <w:marBottom w:val="0"/>
      <w:divBdr>
        <w:top w:val="none" w:sz="0" w:space="0" w:color="auto"/>
        <w:left w:val="none" w:sz="0" w:space="0" w:color="auto"/>
        <w:bottom w:val="none" w:sz="0" w:space="0" w:color="auto"/>
        <w:right w:val="none" w:sz="0" w:space="0" w:color="auto"/>
      </w:divBdr>
    </w:div>
    <w:div w:id="557207954">
      <w:marLeft w:val="0"/>
      <w:marRight w:val="0"/>
      <w:marTop w:val="0"/>
      <w:marBottom w:val="0"/>
      <w:divBdr>
        <w:top w:val="none" w:sz="0" w:space="0" w:color="auto"/>
        <w:left w:val="none" w:sz="0" w:space="0" w:color="auto"/>
        <w:bottom w:val="none" w:sz="0" w:space="0" w:color="auto"/>
        <w:right w:val="none" w:sz="0" w:space="0" w:color="auto"/>
      </w:divBdr>
    </w:div>
    <w:div w:id="557207955">
      <w:marLeft w:val="0"/>
      <w:marRight w:val="0"/>
      <w:marTop w:val="0"/>
      <w:marBottom w:val="0"/>
      <w:divBdr>
        <w:top w:val="none" w:sz="0" w:space="0" w:color="auto"/>
        <w:left w:val="none" w:sz="0" w:space="0" w:color="auto"/>
        <w:bottom w:val="none" w:sz="0" w:space="0" w:color="auto"/>
        <w:right w:val="none" w:sz="0" w:space="0" w:color="auto"/>
      </w:divBdr>
    </w:div>
    <w:div w:id="557207956">
      <w:marLeft w:val="0"/>
      <w:marRight w:val="0"/>
      <w:marTop w:val="0"/>
      <w:marBottom w:val="0"/>
      <w:divBdr>
        <w:top w:val="none" w:sz="0" w:space="0" w:color="auto"/>
        <w:left w:val="none" w:sz="0" w:space="0" w:color="auto"/>
        <w:bottom w:val="none" w:sz="0" w:space="0" w:color="auto"/>
        <w:right w:val="none" w:sz="0" w:space="0" w:color="auto"/>
      </w:divBdr>
    </w:div>
    <w:div w:id="563181538">
      <w:bodyDiv w:val="1"/>
      <w:marLeft w:val="0"/>
      <w:marRight w:val="0"/>
      <w:marTop w:val="0"/>
      <w:marBottom w:val="0"/>
      <w:divBdr>
        <w:top w:val="none" w:sz="0" w:space="0" w:color="auto"/>
        <w:left w:val="none" w:sz="0" w:space="0" w:color="auto"/>
        <w:bottom w:val="none" w:sz="0" w:space="0" w:color="auto"/>
        <w:right w:val="none" w:sz="0" w:space="0" w:color="auto"/>
      </w:divBdr>
    </w:div>
    <w:div w:id="571426677">
      <w:bodyDiv w:val="1"/>
      <w:marLeft w:val="0"/>
      <w:marRight w:val="0"/>
      <w:marTop w:val="0"/>
      <w:marBottom w:val="0"/>
      <w:divBdr>
        <w:top w:val="none" w:sz="0" w:space="0" w:color="auto"/>
        <w:left w:val="none" w:sz="0" w:space="0" w:color="auto"/>
        <w:bottom w:val="none" w:sz="0" w:space="0" w:color="auto"/>
        <w:right w:val="none" w:sz="0" w:space="0" w:color="auto"/>
      </w:divBdr>
    </w:div>
    <w:div w:id="571744067">
      <w:bodyDiv w:val="1"/>
      <w:marLeft w:val="0"/>
      <w:marRight w:val="0"/>
      <w:marTop w:val="0"/>
      <w:marBottom w:val="0"/>
      <w:divBdr>
        <w:top w:val="none" w:sz="0" w:space="0" w:color="auto"/>
        <w:left w:val="none" w:sz="0" w:space="0" w:color="auto"/>
        <w:bottom w:val="none" w:sz="0" w:space="0" w:color="auto"/>
        <w:right w:val="none" w:sz="0" w:space="0" w:color="auto"/>
      </w:divBdr>
      <w:divsChild>
        <w:div w:id="768354064">
          <w:marLeft w:val="1166"/>
          <w:marRight w:val="0"/>
          <w:marTop w:val="154"/>
          <w:marBottom w:val="0"/>
          <w:divBdr>
            <w:top w:val="none" w:sz="0" w:space="0" w:color="auto"/>
            <w:left w:val="none" w:sz="0" w:space="0" w:color="auto"/>
            <w:bottom w:val="none" w:sz="0" w:space="0" w:color="auto"/>
            <w:right w:val="none" w:sz="0" w:space="0" w:color="auto"/>
          </w:divBdr>
        </w:div>
      </w:divsChild>
    </w:div>
    <w:div w:id="575751040">
      <w:bodyDiv w:val="1"/>
      <w:marLeft w:val="0"/>
      <w:marRight w:val="0"/>
      <w:marTop w:val="0"/>
      <w:marBottom w:val="0"/>
      <w:divBdr>
        <w:top w:val="none" w:sz="0" w:space="0" w:color="auto"/>
        <w:left w:val="none" w:sz="0" w:space="0" w:color="auto"/>
        <w:bottom w:val="none" w:sz="0" w:space="0" w:color="auto"/>
        <w:right w:val="none" w:sz="0" w:space="0" w:color="auto"/>
      </w:divBdr>
    </w:div>
    <w:div w:id="576285096">
      <w:bodyDiv w:val="1"/>
      <w:marLeft w:val="0"/>
      <w:marRight w:val="0"/>
      <w:marTop w:val="0"/>
      <w:marBottom w:val="0"/>
      <w:divBdr>
        <w:top w:val="none" w:sz="0" w:space="0" w:color="auto"/>
        <w:left w:val="none" w:sz="0" w:space="0" w:color="auto"/>
        <w:bottom w:val="none" w:sz="0" w:space="0" w:color="auto"/>
        <w:right w:val="none" w:sz="0" w:space="0" w:color="auto"/>
      </w:divBdr>
    </w:div>
    <w:div w:id="585380537">
      <w:bodyDiv w:val="1"/>
      <w:marLeft w:val="0"/>
      <w:marRight w:val="0"/>
      <w:marTop w:val="0"/>
      <w:marBottom w:val="0"/>
      <w:divBdr>
        <w:top w:val="none" w:sz="0" w:space="0" w:color="auto"/>
        <w:left w:val="none" w:sz="0" w:space="0" w:color="auto"/>
        <w:bottom w:val="none" w:sz="0" w:space="0" w:color="auto"/>
        <w:right w:val="none" w:sz="0" w:space="0" w:color="auto"/>
      </w:divBdr>
    </w:div>
    <w:div w:id="591818532">
      <w:bodyDiv w:val="1"/>
      <w:marLeft w:val="0"/>
      <w:marRight w:val="0"/>
      <w:marTop w:val="0"/>
      <w:marBottom w:val="0"/>
      <w:divBdr>
        <w:top w:val="none" w:sz="0" w:space="0" w:color="auto"/>
        <w:left w:val="none" w:sz="0" w:space="0" w:color="auto"/>
        <w:bottom w:val="none" w:sz="0" w:space="0" w:color="auto"/>
        <w:right w:val="none" w:sz="0" w:space="0" w:color="auto"/>
      </w:divBdr>
    </w:div>
    <w:div w:id="596908911">
      <w:bodyDiv w:val="1"/>
      <w:marLeft w:val="0"/>
      <w:marRight w:val="0"/>
      <w:marTop w:val="0"/>
      <w:marBottom w:val="0"/>
      <w:divBdr>
        <w:top w:val="none" w:sz="0" w:space="0" w:color="auto"/>
        <w:left w:val="none" w:sz="0" w:space="0" w:color="auto"/>
        <w:bottom w:val="none" w:sz="0" w:space="0" w:color="auto"/>
        <w:right w:val="none" w:sz="0" w:space="0" w:color="auto"/>
      </w:divBdr>
    </w:div>
    <w:div w:id="607977561">
      <w:bodyDiv w:val="1"/>
      <w:marLeft w:val="0"/>
      <w:marRight w:val="0"/>
      <w:marTop w:val="0"/>
      <w:marBottom w:val="0"/>
      <w:divBdr>
        <w:top w:val="none" w:sz="0" w:space="0" w:color="auto"/>
        <w:left w:val="none" w:sz="0" w:space="0" w:color="auto"/>
        <w:bottom w:val="none" w:sz="0" w:space="0" w:color="auto"/>
        <w:right w:val="none" w:sz="0" w:space="0" w:color="auto"/>
      </w:divBdr>
    </w:div>
    <w:div w:id="630671719">
      <w:bodyDiv w:val="1"/>
      <w:marLeft w:val="0"/>
      <w:marRight w:val="0"/>
      <w:marTop w:val="0"/>
      <w:marBottom w:val="0"/>
      <w:divBdr>
        <w:top w:val="none" w:sz="0" w:space="0" w:color="auto"/>
        <w:left w:val="none" w:sz="0" w:space="0" w:color="auto"/>
        <w:bottom w:val="none" w:sz="0" w:space="0" w:color="auto"/>
        <w:right w:val="none" w:sz="0" w:space="0" w:color="auto"/>
      </w:divBdr>
    </w:div>
    <w:div w:id="643003357">
      <w:bodyDiv w:val="1"/>
      <w:marLeft w:val="0"/>
      <w:marRight w:val="0"/>
      <w:marTop w:val="0"/>
      <w:marBottom w:val="0"/>
      <w:divBdr>
        <w:top w:val="none" w:sz="0" w:space="0" w:color="auto"/>
        <w:left w:val="none" w:sz="0" w:space="0" w:color="auto"/>
        <w:bottom w:val="none" w:sz="0" w:space="0" w:color="auto"/>
        <w:right w:val="none" w:sz="0" w:space="0" w:color="auto"/>
      </w:divBdr>
    </w:div>
    <w:div w:id="658575692">
      <w:bodyDiv w:val="1"/>
      <w:marLeft w:val="0"/>
      <w:marRight w:val="0"/>
      <w:marTop w:val="0"/>
      <w:marBottom w:val="0"/>
      <w:divBdr>
        <w:top w:val="none" w:sz="0" w:space="0" w:color="auto"/>
        <w:left w:val="none" w:sz="0" w:space="0" w:color="auto"/>
        <w:bottom w:val="none" w:sz="0" w:space="0" w:color="auto"/>
        <w:right w:val="none" w:sz="0" w:space="0" w:color="auto"/>
      </w:divBdr>
    </w:div>
    <w:div w:id="673193155">
      <w:bodyDiv w:val="1"/>
      <w:marLeft w:val="0"/>
      <w:marRight w:val="0"/>
      <w:marTop w:val="0"/>
      <w:marBottom w:val="0"/>
      <w:divBdr>
        <w:top w:val="none" w:sz="0" w:space="0" w:color="auto"/>
        <w:left w:val="none" w:sz="0" w:space="0" w:color="auto"/>
        <w:bottom w:val="none" w:sz="0" w:space="0" w:color="auto"/>
        <w:right w:val="none" w:sz="0" w:space="0" w:color="auto"/>
      </w:divBdr>
    </w:div>
    <w:div w:id="697125276">
      <w:bodyDiv w:val="1"/>
      <w:marLeft w:val="0"/>
      <w:marRight w:val="0"/>
      <w:marTop w:val="0"/>
      <w:marBottom w:val="0"/>
      <w:divBdr>
        <w:top w:val="none" w:sz="0" w:space="0" w:color="auto"/>
        <w:left w:val="none" w:sz="0" w:space="0" w:color="auto"/>
        <w:bottom w:val="none" w:sz="0" w:space="0" w:color="auto"/>
        <w:right w:val="none" w:sz="0" w:space="0" w:color="auto"/>
      </w:divBdr>
    </w:div>
    <w:div w:id="725950373">
      <w:bodyDiv w:val="1"/>
      <w:marLeft w:val="0"/>
      <w:marRight w:val="0"/>
      <w:marTop w:val="0"/>
      <w:marBottom w:val="0"/>
      <w:divBdr>
        <w:top w:val="none" w:sz="0" w:space="0" w:color="auto"/>
        <w:left w:val="none" w:sz="0" w:space="0" w:color="auto"/>
        <w:bottom w:val="none" w:sz="0" w:space="0" w:color="auto"/>
        <w:right w:val="none" w:sz="0" w:space="0" w:color="auto"/>
      </w:divBdr>
    </w:div>
    <w:div w:id="730927966">
      <w:bodyDiv w:val="1"/>
      <w:marLeft w:val="0"/>
      <w:marRight w:val="0"/>
      <w:marTop w:val="0"/>
      <w:marBottom w:val="0"/>
      <w:divBdr>
        <w:top w:val="none" w:sz="0" w:space="0" w:color="auto"/>
        <w:left w:val="none" w:sz="0" w:space="0" w:color="auto"/>
        <w:bottom w:val="none" w:sz="0" w:space="0" w:color="auto"/>
        <w:right w:val="none" w:sz="0" w:space="0" w:color="auto"/>
      </w:divBdr>
    </w:div>
    <w:div w:id="751663153">
      <w:bodyDiv w:val="1"/>
      <w:marLeft w:val="0"/>
      <w:marRight w:val="0"/>
      <w:marTop w:val="0"/>
      <w:marBottom w:val="0"/>
      <w:divBdr>
        <w:top w:val="none" w:sz="0" w:space="0" w:color="auto"/>
        <w:left w:val="none" w:sz="0" w:space="0" w:color="auto"/>
        <w:bottom w:val="none" w:sz="0" w:space="0" w:color="auto"/>
        <w:right w:val="none" w:sz="0" w:space="0" w:color="auto"/>
      </w:divBdr>
    </w:div>
    <w:div w:id="757025227">
      <w:bodyDiv w:val="1"/>
      <w:marLeft w:val="0"/>
      <w:marRight w:val="0"/>
      <w:marTop w:val="0"/>
      <w:marBottom w:val="0"/>
      <w:divBdr>
        <w:top w:val="none" w:sz="0" w:space="0" w:color="auto"/>
        <w:left w:val="none" w:sz="0" w:space="0" w:color="auto"/>
        <w:bottom w:val="none" w:sz="0" w:space="0" w:color="auto"/>
        <w:right w:val="none" w:sz="0" w:space="0" w:color="auto"/>
      </w:divBdr>
    </w:div>
    <w:div w:id="758982464">
      <w:bodyDiv w:val="1"/>
      <w:marLeft w:val="0"/>
      <w:marRight w:val="0"/>
      <w:marTop w:val="0"/>
      <w:marBottom w:val="0"/>
      <w:divBdr>
        <w:top w:val="none" w:sz="0" w:space="0" w:color="auto"/>
        <w:left w:val="none" w:sz="0" w:space="0" w:color="auto"/>
        <w:bottom w:val="none" w:sz="0" w:space="0" w:color="auto"/>
        <w:right w:val="none" w:sz="0" w:space="0" w:color="auto"/>
      </w:divBdr>
    </w:div>
    <w:div w:id="764225590">
      <w:bodyDiv w:val="1"/>
      <w:marLeft w:val="0"/>
      <w:marRight w:val="0"/>
      <w:marTop w:val="0"/>
      <w:marBottom w:val="0"/>
      <w:divBdr>
        <w:top w:val="none" w:sz="0" w:space="0" w:color="auto"/>
        <w:left w:val="none" w:sz="0" w:space="0" w:color="auto"/>
        <w:bottom w:val="none" w:sz="0" w:space="0" w:color="auto"/>
        <w:right w:val="none" w:sz="0" w:space="0" w:color="auto"/>
      </w:divBdr>
    </w:div>
    <w:div w:id="821774800">
      <w:bodyDiv w:val="1"/>
      <w:marLeft w:val="0"/>
      <w:marRight w:val="0"/>
      <w:marTop w:val="0"/>
      <w:marBottom w:val="0"/>
      <w:divBdr>
        <w:top w:val="none" w:sz="0" w:space="0" w:color="auto"/>
        <w:left w:val="none" w:sz="0" w:space="0" w:color="auto"/>
        <w:bottom w:val="none" w:sz="0" w:space="0" w:color="auto"/>
        <w:right w:val="none" w:sz="0" w:space="0" w:color="auto"/>
      </w:divBdr>
    </w:div>
    <w:div w:id="851071400">
      <w:bodyDiv w:val="1"/>
      <w:marLeft w:val="0"/>
      <w:marRight w:val="0"/>
      <w:marTop w:val="0"/>
      <w:marBottom w:val="0"/>
      <w:divBdr>
        <w:top w:val="none" w:sz="0" w:space="0" w:color="auto"/>
        <w:left w:val="none" w:sz="0" w:space="0" w:color="auto"/>
        <w:bottom w:val="none" w:sz="0" w:space="0" w:color="auto"/>
        <w:right w:val="none" w:sz="0" w:space="0" w:color="auto"/>
      </w:divBdr>
    </w:div>
    <w:div w:id="862597498">
      <w:bodyDiv w:val="1"/>
      <w:marLeft w:val="0"/>
      <w:marRight w:val="0"/>
      <w:marTop w:val="0"/>
      <w:marBottom w:val="0"/>
      <w:divBdr>
        <w:top w:val="none" w:sz="0" w:space="0" w:color="auto"/>
        <w:left w:val="none" w:sz="0" w:space="0" w:color="auto"/>
        <w:bottom w:val="none" w:sz="0" w:space="0" w:color="auto"/>
        <w:right w:val="none" w:sz="0" w:space="0" w:color="auto"/>
      </w:divBdr>
    </w:div>
    <w:div w:id="870873834">
      <w:bodyDiv w:val="1"/>
      <w:marLeft w:val="0"/>
      <w:marRight w:val="0"/>
      <w:marTop w:val="0"/>
      <w:marBottom w:val="0"/>
      <w:divBdr>
        <w:top w:val="none" w:sz="0" w:space="0" w:color="auto"/>
        <w:left w:val="none" w:sz="0" w:space="0" w:color="auto"/>
        <w:bottom w:val="none" w:sz="0" w:space="0" w:color="auto"/>
        <w:right w:val="none" w:sz="0" w:space="0" w:color="auto"/>
      </w:divBdr>
    </w:div>
    <w:div w:id="873615623">
      <w:bodyDiv w:val="1"/>
      <w:marLeft w:val="0"/>
      <w:marRight w:val="0"/>
      <w:marTop w:val="0"/>
      <w:marBottom w:val="0"/>
      <w:divBdr>
        <w:top w:val="none" w:sz="0" w:space="0" w:color="auto"/>
        <w:left w:val="none" w:sz="0" w:space="0" w:color="auto"/>
        <w:bottom w:val="none" w:sz="0" w:space="0" w:color="auto"/>
        <w:right w:val="none" w:sz="0" w:space="0" w:color="auto"/>
      </w:divBdr>
    </w:div>
    <w:div w:id="874467297">
      <w:bodyDiv w:val="1"/>
      <w:marLeft w:val="0"/>
      <w:marRight w:val="0"/>
      <w:marTop w:val="0"/>
      <w:marBottom w:val="0"/>
      <w:divBdr>
        <w:top w:val="none" w:sz="0" w:space="0" w:color="auto"/>
        <w:left w:val="none" w:sz="0" w:space="0" w:color="auto"/>
        <w:bottom w:val="none" w:sz="0" w:space="0" w:color="auto"/>
        <w:right w:val="none" w:sz="0" w:space="0" w:color="auto"/>
      </w:divBdr>
    </w:div>
    <w:div w:id="876045506">
      <w:bodyDiv w:val="1"/>
      <w:marLeft w:val="0"/>
      <w:marRight w:val="0"/>
      <w:marTop w:val="0"/>
      <w:marBottom w:val="0"/>
      <w:divBdr>
        <w:top w:val="none" w:sz="0" w:space="0" w:color="auto"/>
        <w:left w:val="none" w:sz="0" w:space="0" w:color="auto"/>
        <w:bottom w:val="none" w:sz="0" w:space="0" w:color="auto"/>
        <w:right w:val="none" w:sz="0" w:space="0" w:color="auto"/>
      </w:divBdr>
    </w:div>
    <w:div w:id="890000771">
      <w:bodyDiv w:val="1"/>
      <w:marLeft w:val="0"/>
      <w:marRight w:val="0"/>
      <w:marTop w:val="0"/>
      <w:marBottom w:val="0"/>
      <w:divBdr>
        <w:top w:val="none" w:sz="0" w:space="0" w:color="auto"/>
        <w:left w:val="none" w:sz="0" w:space="0" w:color="auto"/>
        <w:bottom w:val="none" w:sz="0" w:space="0" w:color="auto"/>
        <w:right w:val="none" w:sz="0" w:space="0" w:color="auto"/>
      </w:divBdr>
    </w:div>
    <w:div w:id="891425115">
      <w:bodyDiv w:val="1"/>
      <w:marLeft w:val="0"/>
      <w:marRight w:val="0"/>
      <w:marTop w:val="0"/>
      <w:marBottom w:val="0"/>
      <w:divBdr>
        <w:top w:val="none" w:sz="0" w:space="0" w:color="auto"/>
        <w:left w:val="none" w:sz="0" w:space="0" w:color="auto"/>
        <w:bottom w:val="none" w:sz="0" w:space="0" w:color="auto"/>
        <w:right w:val="none" w:sz="0" w:space="0" w:color="auto"/>
      </w:divBdr>
    </w:div>
    <w:div w:id="910382055">
      <w:bodyDiv w:val="1"/>
      <w:marLeft w:val="0"/>
      <w:marRight w:val="0"/>
      <w:marTop w:val="0"/>
      <w:marBottom w:val="0"/>
      <w:divBdr>
        <w:top w:val="none" w:sz="0" w:space="0" w:color="auto"/>
        <w:left w:val="none" w:sz="0" w:space="0" w:color="auto"/>
        <w:bottom w:val="none" w:sz="0" w:space="0" w:color="auto"/>
        <w:right w:val="none" w:sz="0" w:space="0" w:color="auto"/>
      </w:divBdr>
    </w:div>
    <w:div w:id="923607458">
      <w:bodyDiv w:val="1"/>
      <w:marLeft w:val="0"/>
      <w:marRight w:val="0"/>
      <w:marTop w:val="0"/>
      <w:marBottom w:val="0"/>
      <w:divBdr>
        <w:top w:val="none" w:sz="0" w:space="0" w:color="auto"/>
        <w:left w:val="none" w:sz="0" w:space="0" w:color="auto"/>
        <w:bottom w:val="none" w:sz="0" w:space="0" w:color="auto"/>
        <w:right w:val="none" w:sz="0" w:space="0" w:color="auto"/>
      </w:divBdr>
    </w:div>
    <w:div w:id="928270176">
      <w:bodyDiv w:val="1"/>
      <w:marLeft w:val="0"/>
      <w:marRight w:val="0"/>
      <w:marTop w:val="0"/>
      <w:marBottom w:val="0"/>
      <w:divBdr>
        <w:top w:val="none" w:sz="0" w:space="0" w:color="auto"/>
        <w:left w:val="none" w:sz="0" w:space="0" w:color="auto"/>
        <w:bottom w:val="none" w:sz="0" w:space="0" w:color="auto"/>
        <w:right w:val="none" w:sz="0" w:space="0" w:color="auto"/>
      </w:divBdr>
    </w:div>
    <w:div w:id="938871081">
      <w:bodyDiv w:val="1"/>
      <w:marLeft w:val="0"/>
      <w:marRight w:val="0"/>
      <w:marTop w:val="0"/>
      <w:marBottom w:val="0"/>
      <w:divBdr>
        <w:top w:val="none" w:sz="0" w:space="0" w:color="auto"/>
        <w:left w:val="none" w:sz="0" w:space="0" w:color="auto"/>
        <w:bottom w:val="none" w:sz="0" w:space="0" w:color="auto"/>
        <w:right w:val="none" w:sz="0" w:space="0" w:color="auto"/>
      </w:divBdr>
    </w:div>
    <w:div w:id="942957613">
      <w:bodyDiv w:val="1"/>
      <w:marLeft w:val="0"/>
      <w:marRight w:val="0"/>
      <w:marTop w:val="0"/>
      <w:marBottom w:val="0"/>
      <w:divBdr>
        <w:top w:val="none" w:sz="0" w:space="0" w:color="auto"/>
        <w:left w:val="none" w:sz="0" w:space="0" w:color="auto"/>
        <w:bottom w:val="none" w:sz="0" w:space="0" w:color="auto"/>
        <w:right w:val="none" w:sz="0" w:space="0" w:color="auto"/>
      </w:divBdr>
    </w:div>
    <w:div w:id="949817460">
      <w:bodyDiv w:val="1"/>
      <w:marLeft w:val="0"/>
      <w:marRight w:val="0"/>
      <w:marTop w:val="0"/>
      <w:marBottom w:val="0"/>
      <w:divBdr>
        <w:top w:val="none" w:sz="0" w:space="0" w:color="auto"/>
        <w:left w:val="none" w:sz="0" w:space="0" w:color="auto"/>
        <w:bottom w:val="none" w:sz="0" w:space="0" w:color="auto"/>
        <w:right w:val="none" w:sz="0" w:space="0" w:color="auto"/>
      </w:divBdr>
    </w:div>
    <w:div w:id="952176915">
      <w:bodyDiv w:val="1"/>
      <w:marLeft w:val="0"/>
      <w:marRight w:val="0"/>
      <w:marTop w:val="0"/>
      <w:marBottom w:val="0"/>
      <w:divBdr>
        <w:top w:val="none" w:sz="0" w:space="0" w:color="auto"/>
        <w:left w:val="none" w:sz="0" w:space="0" w:color="auto"/>
        <w:bottom w:val="none" w:sz="0" w:space="0" w:color="auto"/>
        <w:right w:val="none" w:sz="0" w:space="0" w:color="auto"/>
      </w:divBdr>
    </w:div>
    <w:div w:id="961494685">
      <w:bodyDiv w:val="1"/>
      <w:marLeft w:val="0"/>
      <w:marRight w:val="0"/>
      <w:marTop w:val="0"/>
      <w:marBottom w:val="0"/>
      <w:divBdr>
        <w:top w:val="none" w:sz="0" w:space="0" w:color="auto"/>
        <w:left w:val="none" w:sz="0" w:space="0" w:color="auto"/>
        <w:bottom w:val="none" w:sz="0" w:space="0" w:color="auto"/>
        <w:right w:val="none" w:sz="0" w:space="0" w:color="auto"/>
      </w:divBdr>
    </w:div>
    <w:div w:id="964700143">
      <w:bodyDiv w:val="1"/>
      <w:marLeft w:val="0"/>
      <w:marRight w:val="0"/>
      <w:marTop w:val="0"/>
      <w:marBottom w:val="0"/>
      <w:divBdr>
        <w:top w:val="none" w:sz="0" w:space="0" w:color="auto"/>
        <w:left w:val="none" w:sz="0" w:space="0" w:color="auto"/>
        <w:bottom w:val="none" w:sz="0" w:space="0" w:color="auto"/>
        <w:right w:val="none" w:sz="0" w:space="0" w:color="auto"/>
      </w:divBdr>
    </w:div>
    <w:div w:id="970942823">
      <w:bodyDiv w:val="1"/>
      <w:marLeft w:val="0"/>
      <w:marRight w:val="0"/>
      <w:marTop w:val="0"/>
      <w:marBottom w:val="0"/>
      <w:divBdr>
        <w:top w:val="none" w:sz="0" w:space="0" w:color="auto"/>
        <w:left w:val="none" w:sz="0" w:space="0" w:color="auto"/>
        <w:bottom w:val="none" w:sz="0" w:space="0" w:color="auto"/>
        <w:right w:val="none" w:sz="0" w:space="0" w:color="auto"/>
      </w:divBdr>
    </w:div>
    <w:div w:id="978918712">
      <w:bodyDiv w:val="1"/>
      <w:marLeft w:val="0"/>
      <w:marRight w:val="0"/>
      <w:marTop w:val="0"/>
      <w:marBottom w:val="0"/>
      <w:divBdr>
        <w:top w:val="none" w:sz="0" w:space="0" w:color="auto"/>
        <w:left w:val="none" w:sz="0" w:space="0" w:color="auto"/>
        <w:bottom w:val="none" w:sz="0" w:space="0" w:color="auto"/>
        <w:right w:val="none" w:sz="0" w:space="0" w:color="auto"/>
      </w:divBdr>
    </w:div>
    <w:div w:id="1009066253">
      <w:bodyDiv w:val="1"/>
      <w:marLeft w:val="0"/>
      <w:marRight w:val="0"/>
      <w:marTop w:val="0"/>
      <w:marBottom w:val="0"/>
      <w:divBdr>
        <w:top w:val="none" w:sz="0" w:space="0" w:color="auto"/>
        <w:left w:val="none" w:sz="0" w:space="0" w:color="auto"/>
        <w:bottom w:val="none" w:sz="0" w:space="0" w:color="auto"/>
        <w:right w:val="none" w:sz="0" w:space="0" w:color="auto"/>
      </w:divBdr>
    </w:div>
    <w:div w:id="1009527944">
      <w:bodyDiv w:val="1"/>
      <w:marLeft w:val="0"/>
      <w:marRight w:val="0"/>
      <w:marTop w:val="0"/>
      <w:marBottom w:val="0"/>
      <w:divBdr>
        <w:top w:val="none" w:sz="0" w:space="0" w:color="auto"/>
        <w:left w:val="none" w:sz="0" w:space="0" w:color="auto"/>
        <w:bottom w:val="none" w:sz="0" w:space="0" w:color="auto"/>
        <w:right w:val="none" w:sz="0" w:space="0" w:color="auto"/>
      </w:divBdr>
    </w:div>
    <w:div w:id="1031800201">
      <w:bodyDiv w:val="1"/>
      <w:marLeft w:val="0"/>
      <w:marRight w:val="0"/>
      <w:marTop w:val="0"/>
      <w:marBottom w:val="0"/>
      <w:divBdr>
        <w:top w:val="none" w:sz="0" w:space="0" w:color="auto"/>
        <w:left w:val="none" w:sz="0" w:space="0" w:color="auto"/>
        <w:bottom w:val="none" w:sz="0" w:space="0" w:color="auto"/>
        <w:right w:val="none" w:sz="0" w:space="0" w:color="auto"/>
      </w:divBdr>
    </w:div>
    <w:div w:id="1054697881">
      <w:bodyDiv w:val="1"/>
      <w:marLeft w:val="0"/>
      <w:marRight w:val="0"/>
      <w:marTop w:val="0"/>
      <w:marBottom w:val="0"/>
      <w:divBdr>
        <w:top w:val="none" w:sz="0" w:space="0" w:color="auto"/>
        <w:left w:val="none" w:sz="0" w:space="0" w:color="auto"/>
        <w:bottom w:val="none" w:sz="0" w:space="0" w:color="auto"/>
        <w:right w:val="none" w:sz="0" w:space="0" w:color="auto"/>
      </w:divBdr>
    </w:div>
    <w:div w:id="1062025315">
      <w:bodyDiv w:val="1"/>
      <w:marLeft w:val="0"/>
      <w:marRight w:val="0"/>
      <w:marTop w:val="0"/>
      <w:marBottom w:val="0"/>
      <w:divBdr>
        <w:top w:val="none" w:sz="0" w:space="0" w:color="auto"/>
        <w:left w:val="none" w:sz="0" w:space="0" w:color="auto"/>
        <w:bottom w:val="none" w:sz="0" w:space="0" w:color="auto"/>
        <w:right w:val="none" w:sz="0" w:space="0" w:color="auto"/>
      </w:divBdr>
    </w:div>
    <w:div w:id="1069617840">
      <w:bodyDiv w:val="1"/>
      <w:marLeft w:val="0"/>
      <w:marRight w:val="0"/>
      <w:marTop w:val="0"/>
      <w:marBottom w:val="0"/>
      <w:divBdr>
        <w:top w:val="none" w:sz="0" w:space="0" w:color="auto"/>
        <w:left w:val="none" w:sz="0" w:space="0" w:color="auto"/>
        <w:bottom w:val="none" w:sz="0" w:space="0" w:color="auto"/>
        <w:right w:val="none" w:sz="0" w:space="0" w:color="auto"/>
      </w:divBdr>
    </w:div>
    <w:div w:id="1074739381">
      <w:bodyDiv w:val="1"/>
      <w:marLeft w:val="0"/>
      <w:marRight w:val="0"/>
      <w:marTop w:val="0"/>
      <w:marBottom w:val="0"/>
      <w:divBdr>
        <w:top w:val="none" w:sz="0" w:space="0" w:color="auto"/>
        <w:left w:val="none" w:sz="0" w:space="0" w:color="auto"/>
        <w:bottom w:val="none" w:sz="0" w:space="0" w:color="auto"/>
        <w:right w:val="none" w:sz="0" w:space="0" w:color="auto"/>
      </w:divBdr>
    </w:div>
    <w:div w:id="1077215661">
      <w:bodyDiv w:val="1"/>
      <w:marLeft w:val="0"/>
      <w:marRight w:val="0"/>
      <w:marTop w:val="0"/>
      <w:marBottom w:val="0"/>
      <w:divBdr>
        <w:top w:val="none" w:sz="0" w:space="0" w:color="auto"/>
        <w:left w:val="none" w:sz="0" w:space="0" w:color="auto"/>
        <w:bottom w:val="none" w:sz="0" w:space="0" w:color="auto"/>
        <w:right w:val="none" w:sz="0" w:space="0" w:color="auto"/>
      </w:divBdr>
    </w:div>
    <w:div w:id="1079325966">
      <w:bodyDiv w:val="1"/>
      <w:marLeft w:val="0"/>
      <w:marRight w:val="0"/>
      <w:marTop w:val="0"/>
      <w:marBottom w:val="0"/>
      <w:divBdr>
        <w:top w:val="none" w:sz="0" w:space="0" w:color="auto"/>
        <w:left w:val="none" w:sz="0" w:space="0" w:color="auto"/>
        <w:bottom w:val="none" w:sz="0" w:space="0" w:color="auto"/>
        <w:right w:val="none" w:sz="0" w:space="0" w:color="auto"/>
      </w:divBdr>
    </w:div>
    <w:div w:id="1099564183">
      <w:bodyDiv w:val="1"/>
      <w:marLeft w:val="0"/>
      <w:marRight w:val="0"/>
      <w:marTop w:val="0"/>
      <w:marBottom w:val="0"/>
      <w:divBdr>
        <w:top w:val="none" w:sz="0" w:space="0" w:color="auto"/>
        <w:left w:val="none" w:sz="0" w:space="0" w:color="auto"/>
        <w:bottom w:val="none" w:sz="0" w:space="0" w:color="auto"/>
        <w:right w:val="none" w:sz="0" w:space="0" w:color="auto"/>
      </w:divBdr>
    </w:div>
    <w:div w:id="1104229247">
      <w:bodyDiv w:val="1"/>
      <w:marLeft w:val="0"/>
      <w:marRight w:val="0"/>
      <w:marTop w:val="0"/>
      <w:marBottom w:val="0"/>
      <w:divBdr>
        <w:top w:val="none" w:sz="0" w:space="0" w:color="auto"/>
        <w:left w:val="none" w:sz="0" w:space="0" w:color="auto"/>
        <w:bottom w:val="none" w:sz="0" w:space="0" w:color="auto"/>
        <w:right w:val="none" w:sz="0" w:space="0" w:color="auto"/>
      </w:divBdr>
    </w:div>
    <w:div w:id="1110054775">
      <w:bodyDiv w:val="1"/>
      <w:marLeft w:val="0"/>
      <w:marRight w:val="0"/>
      <w:marTop w:val="0"/>
      <w:marBottom w:val="0"/>
      <w:divBdr>
        <w:top w:val="none" w:sz="0" w:space="0" w:color="auto"/>
        <w:left w:val="none" w:sz="0" w:space="0" w:color="auto"/>
        <w:bottom w:val="none" w:sz="0" w:space="0" w:color="auto"/>
        <w:right w:val="none" w:sz="0" w:space="0" w:color="auto"/>
      </w:divBdr>
    </w:div>
    <w:div w:id="1120535920">
      <w:bodyDiv w:val="1"/>
      <w:marLeft w:val="0"/>
      <w:marRight w:val="0"/>
      <w:marTop w:val="0"/>
      <w:marBottom w:val="0"/>
      <w:divBdr>
        <w:top w:val="none" w:sz="0" w:space="0" w:color="auto"/>
        <w:left w:val="none" w:sz="0" w:space="0" w:color="auto"/>
        <w:bottom w:val="none" w:sz="0" w:space="0" w:color="auto"/>
        <w:right w:val="none" w:sz="0" w:space="0" w:color="auto"/>
      </w:divBdr>
    </w:div>
    <w:div w:id="1123689504">
      <w:bodyDiv w:val="1"/>
      <w:marLeft w:val="0"/>
      <w:marRight w:val="0"/>
      <w:marTop w:val="0"/>
      <w:marBottom w:val="0"/>
      <w:divBdr>
        <w:top w:val="none" w:sz="0" w:space="0" w:color="auto"/>
        <w:left w:val="none" w:sz="0" w:space="0" w:color="auto"/>
        <w:bottom w:val="none" w:sz="0" w:space="0" w:color="auto"/>
        <w:right w:val="none" w:sz="0" w:space="0" w:color="auto"/>
      </w:divBdr>
    </w:div>
    <w:div w:id="1128282228">
      <w:bodyDiv w:val="1"/>
      <w:marLeft w:val="0"/>
      <w:marRight w:val="0"/>
      <w:marTop w:val="0"/>
      <w:marBottom w:val="0"/>
      <w:divBdr>
        <w:top w:val="none" w:sz="0" w:space="0" w:color="auto"/>
        <w:left w:val="none" w:sz="0" w:space="0" w:color="auto"/>
        <w:bottom w:val="none" w:sz="0" w:space="0" w:color="auto"/>
        <w:right w:val="none" w:sz="0" w:space="0" w:color="auto"/>
      </w:divBdr>
    </w:div>
    <w:div w:id="1159229805">
      <w:bodyDiv w:val="1"/>
      <w:marLeft w:val="0"/>
      <w:marRight w:val="0"/>
      <w:marTop w:val="0"/>
      <w:marBottom w:val="0"/>
      <w:divBdr>
        <w:top w:val="none" w:sz="0" w:space="0" w:color="auto"/>
        <w:left w:val="none" w:sz="0" w:space="0" w:color="auto"/>
        <w:bottom w:val="none" w:sz="0" w:space="0" w:color="auto"/>
        <w:right w:val="none" w:sz="0" w:space="0" w:color="auto"/>
      </w:divBdr>
    </w:div>
    <w:div w:id="1165165838">
      <w:bodyDiv w:val="1"/>
      <w:marLeft w:val="0"/>
      <w:marRight w:val="0"/>
      <w:marTop w:val="0"/>
      <w:marBottom w:val="0"/>
      <w:divBdr>
        <w:top w:val="none" w:sz="0" w:space="0" w:color="auto"/>
        <w:left w:val="none" w:sz="0" w:space="0" w:color="auto"/>
        <w:bottom w:val="none" w:sz="0" w:space="0" w:color="auto"/>
        <w:right w:val="none" w:sz="0" w:space="0" w:color="auto"/>
      </w:divBdr>
    </w:div>
    <w:div w:id="1172140624">
      <w:bodyDiv w:val="1"/>
      <w:marLeft w:val="0"/>
      <w:marRight w:val="0"/>
      <w:marTop w:val="0"/>
      <w:marBottom w:val="0"/>
      <w:divBdr>
        <w:top w:val="none" w:sz="0" w:space="0" w:color="auto"/>
        <w:left w:val="none" w:sz="0" w:space="0" w:color="auto"/>
        <w:bottom w:val="none" w:sz="0" w:space="0" w:color="auto"/>
        <w:right w:val="none" w:sz="0" w:space="0" w:color="auto"/>
      </w:divBdr>
    </w:div>
    <w:div w:id="1181311193">
      <w:bodyDiv w:val="1"/>
      <w:marLeft w:val="0"/>
      <w:marRight w:val="0"/>
      <w:marTop w:val="0"/>
      <w:marBottom w:val="0"/>
      <w:divBdr>
        <w:top w:val="none" w:sz="0" w:space="0" w:color="auto"/>
        <w:left w:val="none" w:sz="0" w:space="0" w:color="auto"/>
        <w:bottom w:val="none" w:sz="0" w:space="0" w:color="auto"/>
        <w:right w:val="none" w:sz="0" w:space="0" w:color="auto"/>
      </w:divBdr>
    </w:div>
    <w:div w:id="1187597571">
      <w:bodyDiv w:val="1"/>
      <w:marLeft w:val="0"/>
      <w:marRight w:val="0"/>
      <w:marTop w:val="0"/>
      <w:marBottom w:val="0"/>
      <w:divBdr>
        <w:top w:val="none" w:sz="0" w:space="0" w:color="auto"/>
        <w:left w:val="none" w:sz="0" w:space="0" w:color="auto"/>
        <w:bottom w:val="none" w:sz="0" w:space="0" w:color="auto"/>
        <w:right w:val="none" w:sz="0" w:space="0" w:color="auto"/>
      </w:divBdr>
    </w:div>
    <w:div w:id="1190297159">
      <w:bodyDiv w:val="1"/>
      <w:marLeft w:val="0"/>
      <w:marRight w:val="0"/>
      <w:marTop w:val="0"/>
      <w:marBottom w:val="0"/>
      <w:divBdr>
        <w:top w:val="none" w:sz="0" w:space="0" w:color="auto"/>
        <w:left w:val="none" w:sz="0" w:space="0" w:color="auto"/>
        <w:bottom w:val="none" w:sz="0" w:space="0" w:color="auto"/>
        <w:right w:val="none" w:sz="0" w:space="0" w:color="auto"/>
      </w:divBdr>
    </w:div>
    <w:div w:id="1194347030">
      <w:bodyDiv w:val="1"/>
      <w:marLeft w:val="0"/>
      <w:marRight w:val="0"/>
      <w:marTop w:val="0"/>
      <w:marBottom w:val="0"/>
      <w:divBdr>
        <w:top w:val="none" w:sz="0" w:space="0" w:color="auto"/>
        <w:left w:val="none" w:sz="0" w:space="0" w:color="auto"/>
        <w:bottom w:val="none" w:sz="0" w:space="0" w:color="auto"/>
        <w:right w:val="none" w:sz="0" w:space="0" w:color="auto"/>
      </w:divBdr>
    </w:div>
    <w:div w:id="1200320255">
      <w:bodyDiv w:val="1"/>
      <w:marLeft w:val="0"/>
      <w:marRight w:val="0"/>
      <w:marTop w:val="0"/>
      <w:marBottom w:val="0"/>
      <w:divBdr>
        <w:top w:val="none" w:sz="0" w:space="0" w:color="auto"/>
        <w:left w:val="none" w:sz="0" w:space="0" w:color="auto"/>
        <w:bottom w:val="none" w:sz="0" w:space="0" w:color="auto"/>
        <w:right w:val="none" w:sz="0" w:space="0" w:color="auto"/>
      </w:divBdr>
    </w:div>
    <w:div w:id="1214655971">
      <w:bodyDiv w:val="1"/>
      <w:marLeft w:val="0"/>
      <w:marRight w:val="0"/>
      <w:marTop w:val="0"/>
      <w:marBottom w:val="0"/>
      <w:divBdr>
        <w:top w:val="none" w:sz="0" w:space="0" w:color="auto"/>
        <w:left w:val="none" w:sz="0" w:space="0" w:color="auto"/>
        <w:bottom w:val="none" w:sz="0" w:space="0" w:color="auto"/>
        <w:right w:val="none" w:sz="0" w:space="0" w:color="auto"/>
      </w:divBdr>
    </w:div>
    <w:div w:id="1219633737">
      <w:bodyDiv w:val="1"/>
      <w:marLeft w:val="0"/>
      <w:marRight w:val="0"/>
      <w:marTop w:val="0"/>
      <w:marBottom w:val="0"/>
      <w:divBdr>
        <w:top w:val="none" w:sz="0" w:space="0" w:color="auto"/>
        <w:left w:val="none" w:sz="0" w:space="0" w:color="auto"/>
        <w:bottom w:val="none" w:sz="0" w:space="0" w:color="auto"/>
        <w:right w:val="none" w:sz="0" w:space="0" w:color="auto"/>
      </w:divBdr>
    </w:div>
    <w:div w:id="1228303390">
      <w:bodyDiv w:val="1"/>
      <w:marLeft w:val="0"/>
      <w:marRight w:val="0"/>
      <w:marTop w:val="0"/>
      <w:marBottom w:val="0"/>
      <w:divBdr>
        <w:top w:val="none" w:sz="0" w:space="0" w:color="auto"/>
        <w:left w:val="none" w:sz="0" w:space="0" w:color="auto"/>
        <w:bottom w:val="none" w:sz="0" w:space="0" w:color="auto"/>
        <w:right w:val="none" w:sz="0" w:space="0" w:color="auto"/>
      </w:divBdr>
    </w:div>
    <w:div w:id="1238398032">
      <w:bodyDiv w:val="1"/>
      <w:marLeft w:val="0"/>
      <w:marRight w:val="0"/>
      <w:marTop w:val="0"/>
      <w:marBottom w:val="0"/>
      <w:divBdr>
        <w:top w:val="none" w:sz="0" w:space="0" w:color="auto"/>
        <w:left w:val="none" w:sz="0" w:space="0" w:color="auto"/>
        <w:bottom w:val="none" w:sz="0" w:space="0" w:color="auto"/>
        <w:right w:val="none" w:sz="0" w:space="0" w:color="auto"/>
      </w:divBdr>
    </w:div>
    <w:div w:id="1259826581">
      <w:bodyDiv w:val="1"/>
      <w:marLeft w:val="0"/>
      <w:marRight w:val="0"/>
      <w:marTop w:val="0"/>
      <w:marBottom w:val="0"/>
      <w:divBdr>
        <w:top w:val="none" w:sz="0" w:space="0" w:color="auto"/>
        <w:left w:val="none" w:sz="0" w:space="0" w:color="auto"/>
        <w:bottom w:val="none" w:sz="0" w:space="0" w:color="auto"/>
        <w:right w:val="none" w:sz="0" w:space="0" w:color="auto"/>
      </w:divBdr>
    </w:div>
    <w:div w:id="1274555015">
      <w:bodyDiv w:val="1"/>
      <w:marLeft w:val="0"/>
      <w:marRight w:val="0"/>
      <w:marTop w:val="0"/>
      <w:marBottom w:val="0"/>
      <w:divBdr>
        <w:top w:val="none" w:sz="0" w:space="0" w:color="auto"/>
        <w:left w:val="none" w:sz="0" w:space="0" w:color="auto"/>
        <w:bottom w:val="none" w:sz="0" w:space="0" w:color="auto"/>
        <w:right w:val="none" w:sz="0" w:space="0" w:color="auto"/>
      </w:divBdr>
      <w:divsChild>
        <w:div w:id="420763436">
          <w:marLeft w:val="0"/>
          <w:marRight w:val="0"/>
          <w:marTop w:val="0"/>
          <w:marBottom w:val="0"/>
          <w:divBdr>
            <w:top w:val="none" w:sz="0" w:space="0" w:color="auto"/>
            <w:left w:val="none" w:sz="0" w:space="0" w:color="auto"/>
            <w:bottom w:val="none" w:sz="0" w:space="0" w:color="auto"/>
            <w:right w:val="none" w:sz="0" w:space="0" w:color="auto"/>
          </w:divBdr>
          <w:divsChild>
            <w:div w:id="596982705">
              <w:marLeft w:val="0"/>
              <w:marRight w:val="0"/>
              <w:marTop w:val="0"/>
              <w:marBottom w:val="0"/>
              <w:divBdr>
                <w:top w:val="none" w:sz="0" w:space="0" w:color="auto"/>
                <w:left w:val="none" w:sz="0" w:space="0" w:color="auto"/>
                <w:bottom w:val="none" w:sz="0" w:space="0" w:color="auto"/>
                <w:right w:val="none" w:sz="0" w:space="0" w:color="auto"/>
              </w:divBdr>
              <w:divsChild>
                <w:div w:id="3863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84540">
      <w:bodyDiv w:val="1"/>
      <w:marLeft w:val="0"/>
      <w:marRight w:val="0"/>
      <w:marTop w:val="0"/>
      <w:marBottom w:val="0"/>
      <w:divBdr>
        <w:top w:val="none" w:sz="0" w:space="0" w:color="auto"/>
        <w:left w:val="none" w:sz="0" w:space="0" w:color="auto"/>
        <w:bottom w:val="none" w:sz="0" w:space="0" w:color="auto"/>
        <w:right w:val="none" w:sz="0" w:space="0" w:color="auto"/>
      </w:divBdr>
    </w:div>
    <w:div w:id="1284845171">
      <w:bodyDiv w:val="1"/>
      <w:marLeft w:val="0"/>
      <w:marRight w:val="0"/>
      <w:marTop w:val="0"/>
      <w:marBottom w:val="0"/>
      <w:divBdr>
        <w:top w:val="none" w:sz="0" w:space="0" w:color="auto"/>
        <w:left w:val="none" w:sz="0" w:space="0" w:color="auto"/>
        <w:bottom w:val="none" w:sz="0" w:space="0" w:color="auto"/>
        <w:right w:val="none" w:sz="0" w:space="0" w:color="auto"/>
      </w:divBdr>
    </w:div>
    <w:div w:id="1285691280">
      <w:bodyDiv w:val="1"/>
      <w:marLeft w:val="0"/>
      <w:marRight w:val="0"/>
      <w:marTop w:val="0"/>
      <w:marBottom w:val="0"/>
      <w:divBdr>
        <w:top w:val="none" w:sz="0" w:space="0" w:color="auto"/>
        <w:left w:val="none" w:sz="0" w:space="0" w:color="auto"/>
        <w:bottom w:val="none" w:sz="0" w:space="0" w:color="auto"/>
        <w:right w:val="none" w:sz="0" w:space="0" w:color="auto"/>
      </w:divBdr>
      <w:divsChild>
        <w:div w:id="416557147">
          <w:marLeft w:val="0"/>
          <w:marRight w:val="0"/>
          <w:marTop w:val="0"/>
          <w:marBottom w:val="0"/>
          <w:divBdr>
            <w:top w:val="none" w:sz="0" w:space="0" w:color="auto"/>
            <w:left w:val="none" w:sz="0" w:space="0" w:color="auto"/>
            <w:bottom w:val="none" w:sz="0" w:space="0" w:color="auto"/>
            <w:right w:val="none" w:sz="0" w:space="0" w:color="auto"/>
          </w:divBdr>
          <w:divsChild>
            <w:div w:id="1544899023">
              <w:marLeft w:val="0"/>
              <w:marRight w:val="0"/>
              <w:marTop w:val="0"/>
              <w:marBottom w:val="0"/>
              <w:divBdr>
                <w:top w:val="none" w:sz="0" w:space="0" w:color="auto"/>
                <w:left w:val="none" w:sz="0" w:space="0" w:color="auto"/>
                <w:bottom w:val="none" w:sz="0" w:space="0" w:color="auto"/>
                <w:right w:val="none" w:sz="0" w:space="0" w:color="auto"/>
              </w:divBdr>
              <w:divsChild>
                <w:div w:id="20677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72287">
      <w:bodyDiv w:val="1"/>
      <w:marLeft w:val="0"/>
      <w:marRight w:val="0"/>
      <w:marTop w:val="0"/>
      <w:marBottom w:val="0"/>
      <w:divBdr>
        <w:top w:val="none" w:sz="0" w:space="0" w:color="auto"/>
        <w:left w:val="none" w:sz="0" w:space="0" w:color="auto"/>
        <w:bottom w:val="none" w:sz="0" w:space="0" w:color="auto"/>
        <w:right w:val="none" w:sz="0" w:space="0" w:color="auto"/>
      </w:divBdr>
    </w:div>
    <w:div w:id="1308121683">
      <w:bodyDiv w:val="1"/>
      <w:marLeft w:val="0"/>
      <w:marRight w:val="0"/>
      <w:marTop w:val="0"/>
      <w:marBottom w:val="0"/>
      <w:divBdr>
        <w:top w:val="none" w:sz="0" w:space="0" w:color="auto"/>
        <w:left w:val="none" w:sz="0" w:space="0" w:color="auto"/>
        <w:bottom w:val="none" w:sz="0" w:space="0" w:color="auto"/>
        <w:right w:val="none" w:sz="0" w:space="0" w:color="auto"/>
      </w:divBdr>
    </w:div>
    <w:div w:id="1340233423">
      <w:bodyDiv w:val="1"/>
      <w:marLeft w:val="0"/>
      <w:marRight w:val="0"/>
      <w:marTop w:val="0"/>
      <w:marBottom w:val="0"/>
      <w:divBdr>
        <w:top w:val="none" w:sz="0" w:space="0" w:color="auto"/>
        <w:left w:val="none" w:sz="0" w:space="0" w:color="auto"/>
        <w:bottom w:val="none" w:sz="0" w:space="0" w:color="auto"/>
        <w:right w:val="none" w:sz="0" w:space="0" w:color="auto"/>
      </w:divBdr>
    </w:div>
    <w:div w:id="1344087919">
      <w:bodyDiv w:val="1"/>
      <w:marLeft w:val="0"/>
      <w:marRight w:val="0"/>
      <w:marTop w:val="0"/>
      <w:marBottom w:val="0"/>
      <w:divBdr>
        <w:top w:val="none" w:sz="0" w:space="0" w:color="auto"/>
        <w:left w:val="none" w:sz="0" w:space="0" w:color="auto"/>
        <w:bottom w:val="none" w:sz="0" w:space="0" w:color="auto"/>
        <w:right w:val="none" w:sz="0" w:space="0" w:color="auto"/>
      </w:divBdr>
    </w:div>
    <w:div w:id="1344434635">
      <w:bodyDiv w:val="1"/>
      <w:marLeft w:val="0"/>
      <w:marRight w:val="0"/>
      <w:marTop w:val="0"/>
      <w:marBottom w:val="0"/>
      <w:divBdr>
        <w:top w:val="none" w:sz="0" w:space="0" w:color="auto"/>
        <w:left w:val="none" w:sz="0" w:space="0" w:color="auto"/>
        <w:bottom w:val="none" w:sz="0" w:space="0" w:color="auto"/>
        <w:right w:val="none" w:sz="0" w:space="0" w:color="auto"/>
      </w:divBdr>
    </w:div>
    <w:div w:id="1350452546">
      <w:bodyDiv w:val="1"/>
      <w:marLeft w:val="0"/>
      <w:marRight w:val="0"/>
      <w:marTop w:val="0"/>
      <w:marBottom w:val="0"/>
      <w:divBdr>
        <w:top w:val="none" w:sz="0" w:space="0" w:color="auto"/>
        <w:left w:val="none" w:sz="0" w:space="0" w:color="auto"/>
        <w:bottom w:val="none" w:sz="0" w:space="0" w:color="auto"/>
        <w:right w:val="none" w:sz="0" w:space="0" w:color="auto"/>
      </w:divBdr>
    </w:div>
    <w:div w:id="1351296271">
      <w:bodyDiv w:val="1"/>
      <w:marLeft w:val="0"/>
      <w:marRight w:val="0"/>
      <w:marTop w:val="0"/>
      <w:marBottom w:val="0"/>
      <w:divBdr>
        <w:top w:val="none" w:sz="0" w:space="0" w:color="auto"/>
        <w:left w:val="none" w:sz="0" w:space="0" w:color="auto"/>
        <w:bottom w:val="none" w:sz="0" w:space="0" w:color="auto"/>
        <w:right w:val="none" w:sz="0" w:space="0" w:color="auto"/>
      </w:divBdr>
    </w:div>
    <w:div w:id="1356229506">
      <w:bodyDiv w:val="1"/>
      <w:marLeft w:val="0"/>
      <w:marRight w:val="0"/>
      <w:marTop w:val="0"/>
      <w:marBottom w:val="0"/>
      <w:divBdr>
        <w:top w:val="none" w:sz="0" w:space="0" w:color="auto"/>
        <w:left w:val="none" w:sz="0" w:space="0" w:color="auto"/>
        <w:bottom w:val="none" w:sz="0" w:space="0" w:color="auto"/>
        <w:right w:val="none" w:sz="0" w:space="0" w:color="auto"/>
      </w:divBdr>
    </w:div>
    <w:div w:id="1378243262">
      <w:bodyDiv w:val="1"/>
      <w:marLeft w:val="0"/>
      <w:marRight w:val="0"/>
      <w:marTop w:val="0"/>
      <w:marBottom w:val="0"/>
      <w:divBdr>
        <w:top w:val="none" w:sz="0" w:space="0" w:color="auto"/>
        <w:left w:val="none" w:sz="0" w:space="0" w:color="auto"/>
        <w:bottom w:val="none" w:sz="0" w:space="0" w:color="auto"/>
        <w:right w:val="none" w:sz="0" w:space="0" w:color="auto"/>
      </w:divBdr>
    </w:div>
    <w:div w:id="1381905510">
      <w:bodyDiv w:val="1"/>
      <w:marLeft w:val="0"/>
      <w:marRight w:val="0"/>
      <w:marTop w:val="0"/>
      <w:marBottom w:val="0"/>
      <w:divBdr>
        <w:top w:val="none" w:sz="0" w:space="0" w:color="auto"/>
        <w:left w:val="none" w:sz="0" w:space="0" w:color="auto"/>
        <w:bottom w:val="none" w:sz="0" w:space="0" w:color="auto"/>
        <w:right w:val="none" w:sz="0" w:space="0" w:color="auto"/>
      </w:divBdr>
    </w:div>
    <w:div w:id="1390419985">
      <w:bodyDiv w:val="1"/>
      <w:marLeft w:val="0"/>
      <w:marRight w:val="0"/>
      <w:marTop w:val="0"/>
      <w:marBottom w:val="0"/>
      <w:divBdr>
        <w:top w:val="none" w:sz="0" w:space="0" w:color="auto"/>
        <w:left w:val="none" w:sz="0" w:space="0" w:color="auto"/>
        <w:bottom w:val="none" w:sz="0" w:space="0" w:color="auto"/>
        <w:right w:val="none" w:sz="0" w:space="0" w:color="auto"/>
      </w:divBdr>
    </w:div>
    <w:div w:id="1392659312">
      <w:bodyDiv w:val="1"/>
      <w:marLeft w:val="0"/>
      <w:marRight w:val="0"/>
      <w:marTop w:val="0"/>
      <w:marBottom w:val="0"/>
      <w:divBdr>
        <w:top w:val="none" w:sz="0" w:space="0" w:color="auto"/>
        <w:left w:val="none" w:sz="0" w:space="0" w:color="auto"/>
        <w:bottom w:val="none" w:sz="0" w:space="0" w:color="auto"/>
        <w:right w:val="none" w:sz="0" w:space="0" w:color="auto"/>
      </w:divBdr>
    </w:div>
    <w:div w:id="1426343473">
      <w:bodyDiv w:val="1"/>
      <w:marLeft w:val="0"/>
      <w:marRight w:val="0"/>
      <w:marTop w:val="0"/>
      <w:marBottom w:val="0"/>
      <w:divBdr>
        <w:top w:val="none" w:sz="0" w:space="0" w:color="auto"/>
        <w:left w:val="none" w:sz="0" w:space="0" w:color="auto"/>
        <w:bottom w:val="none" w:sz="0" w:space="0" w:color="auto"/>
        <w:right w:val="none" w:sz="0" w:space="0" w:color="auto"/>
      </w:divBdr>
    </w:div>
    <w:div w:id="1441989986">
      <w:bodyDiv w:val="1"/>
      <w:marLeft w:val="0"/>
      <w:marRight w:val="0"/>
      <w:marTop w:val="0"/>
      <w:marBottom w:val="0"/>
      <w:divBdr>
        <w:top w:val="none" w:sz="0" w:space="0" w:color="auto"/>
        <w:left w:val="none" w:sz="0" w:space="0" w:color="auto"/>
        <w:bottom w:val="none" w:sz="0" w:space="0" w:color="auto"/>
        <w:right w:val="none" w:sz="0" w:space="0" w:color="auto"/>
      </w:divBdr>
    </w:div>
    <w:div w:id="1459378981">
      <w:bodyDiv w:val="1"/>
      <w:marLeft w:val="0"/>
      <w:marRight w:val="0"/>
      <w:marTop w:val="0"/>
      <w:marBottom w:val="0"/>
      <w:divBdr>
        <w:top w:val="none" w:sz="0" w:space="0" w:color="auto"/>
        <w:left w:val="none" w:sz="0" w:space="0" w:color="auto"/>
        <w:bottom w:val="none" w:sz="0" w:space="0" w:color="auto"/>
        <w:right w:val="none" w:sz="0" w:space="0" w:color="auto"/>
      </w:divBdr>
    </w:div>
    <w:div w:id="1470130770">
      <w:bodyDiv w:val="1"/>
      <w:marLeft w:val="0"/>
      <w:marRight w:val="0"/>
      <w:marTop w:val="0"/>
      <w:marBottom w:val="0"/>
      <w:divBdr>
        <w:top w:val="none" w:sz="0" w:space="0" w:color="auto"/>
        <w:left w:val="none" w:sz="0" w:space="0" w:color="auto"/>
        <w:bottom w:val="none" w:sz="0" w:space="0" w:color="auto"/>
        <w:right w:val="none" w:sz="0" w:space="0" w:color="auto"/>
      </w:divBdr>
    </w:div>
    <w:div w:id="1475489341">
      <w:bodyDiv w:val="1"/>
      <w:marLeft w:val="0"/>
      <w:marRight w:val="0"/>
      <w:marTop w:val="0"/>
      <w:marBottom w:val="0"/>
      <w:divBdr>
        <w:top w:val="none" w:sz="0" w:space="0" w:color="auto"/>
        <w:left w:val="none" w:sz="0" w:space="0" w:color="auto"/>
        <w:bottom w:val="none" w:sz="0" w:space="0" w:color="auto"/>
        <w:right w:val="none" w:sz="0" w:space="0" w:color="auto"/>
      </w:divBdr>
    </w:div>
    <w:div w:id="1487547392">
      <w:bodyDiv w:val="1"/>
      <w:marLeft w:val="0"/>
      <w:marRight w:val="0"/>
      <w:marTop w:val="0"/>
      <w:marBottom w:val="0"/>
      <w:divBdr>
        <w:top w:val="none" w:sz="0" w:space="0" w:color="auto"/>
        <w:left w:val="none" w:sz="0" w:space="0" w:color="auto"/>
        <w:bottom w:val="none" w:sz="0" w:space="0" w:color="auto"/>
        <w:right w:val="none" w:sz="0" w:space="0" w:color="auto"/>
      </w:divBdr>
    </w:div>
    <w:div w:id="1500609990">
      <w:bodyDiv w:val="1"/>
      <w:marLeft w:val="0"/>
      <w:marRight w:val="0"/>
      <w:marTop w:val="0"/>
      <w:marBottom w:val="0"/>
      <w:divBdr>
        <w:top w:val="none" w:sz="0" w:space="0" w:color="auto"/>
        <w:left w:val="none" w:sz="0" w:space="0" w:color="auto"/>
        <w:bottom w:val="none" w:sz="0" w:space="0" w:color="auto"/>
        <w:right w:val="none" w:sz="0" w:space="0" w:color="auto"/>
      </w:divBdr>
    </w:div>
    <w:div w:id="1506937615">
      <w:bodyDiv w:val="1"/>
      <w:marLeft w:val="0"/>
      <w:marRight w:val="0"/>
      <w:marTop w:val="0"/>
      <w:marBottom w:val="0"/>
      <w:divBdr>
        <w:top w:val="none" w:sz="0" w:space="0" w:color="auto"/>
        <w:left w:val="none" w:sz="0" w:space="0" w:color="auto"/>
        <w:bottom w:val="none" w:sz="0" w:space="0" w:color="auto"/>
        <w:right w:val="none" w:sz="0" w:space="0" w:color="auto"/>
      </w:divBdr>
    </w:div>
    <w:div w:id="1516505127">
      <w:bodyDiv w:val="1"/>
      <w:marLeft w:val="0"/>
      <w:marRight w:val="0"/>
      <w:marTop w:val="0"/>
      <w:marBottom w:val="0"/>
      <w:divBdr>
        <w:top w:val="none" w:sz="0" w:space="0" w:color="auto"/>
        <w:left w:val="none" w:sz="0" w:space="0" w:color="auto"/>
        <w:bottom w:val="none" w:sz="0" w:space="0" w:color="auto"/>
        <w:right w:val="none" w:sz="0" w:space="0" w:color="auto"/>
      </w:divBdr>
    </w:div>
    <w:div w:id="1545216064">
      <w:bodyDiv w:val="1"/>
      <w:marLeft w:val="0"/>
      <w:marRight w:val="0"/>
      <w:marTop w:val="0"/>
      <w:marBottom w:val="0"/>
      <w:divBdr>
        <w:top w:val="none" w:sz="0" w:space="0" w:color="auto"/>
        <w:left w:val="none" w:sz="0" w:space="0" w:color="auto"/>
        <w:bottom w:val="none" w:sz="0" w:space="0" w:color="auto"/>
        <w:right w:val="none" w:sz="0" w:space="0" w:color="auto"/>
      </w:divBdr>
    </w:div>
    <w:div w:id="1553689498">
      <w:bodyDiv w:val="1"/>
      <w:marLeft w:val="0"/>
      <w:marRight w:val="0"/>
      <w:marTop w:val="0"/>
      <w:marBottom w:val="0"/>
      <w:divBdr>
        <w:top w:val="none" w:sz="0" w:space="0" w:color="auto"/>
        <w:left w:val="none" w:sz="0" w:space="0" w:color="auto"/>
        <w:bottom w:val="none" w:sz="0" w:space="0" w:color="auto"/>
        <w:right w:val="none" w:sz="0" w:space="0" w:color="auto"/>
      </w:divBdr>
    </w:div>
    <w:div w:id="1572887003">
      <w:bodyDiv w:val="1"/>
      <w:marLeft w:val="0"/>
      <w:marRight w:val="0"/>
      <w:marTop w:val="0"/>
      <w:marBottom w:val="0"/>
      <w:divBdr>
        <w:top w:val="none" w:sz="0" w:space="0" w:color="auto"/>
        <w:left w:val="none" w:sz="0" w:space="0" w:color="auto"/>
        <w:bottom w:val="none" w:sz="0" w:space="0" w:color="auto"/>
        <w:right w:val="none" w:sz="0" w:space="0" w:color="auto"/>
      </w:divBdr>
    </w:div>
    <w:div w:id="1575434361">
      <w:bodyDiv w:val="1"/>
      <w:marLeft w:val="0"/>
      <w:marRight w:val="0"/>
      <w:marTop w:val="0"/>
      <w:marBottom w:val="0"/>
      <w:divBdr>
        <w:top w:val="none" w:sz="0" w:space="0" w:color="auto"/>
        <w:left w:val="none" w:sz="0" w:space="0" w:color="auto"/>
        <w:bottom w:val="none" w:sz="0" w:space="0" w:color="auto"/>
        <w:right w:val="none" w:sz="0" w:space="0" w:color="auto"/>
      </w:divBdr>
    </w:div>
    <w:div w:id="1593247142">
      <w:bodyDiv w:val="1"/>
      <w:marLeft w:val="0"/>
      <w:marRight w:val="0"/>
      <w:marTop w:val="0"/>
      <w:marBottom w:val="0"/>
      <w:divBdr>
        <w:top w:val="none" w:sz="0" w:space="0" w:color="auto"/>
        <w:left w:val="none" w:sz="0" w:space="0" w:color="auto"/>
        <w:bottom w:val="none" w:sz="0" w:space="0" w:color="auto"/>
        <w:right w:val="none" w:sz="0" w:space="0" w:color="auto"/>
      </w:divBdr>
    </w:div>
    <w:div w:id="1610043935">
      <w:bodyDiv w:val="1"/>
      <w:marLeft w:val="0"/>
      <w:marRight w:val="0"/>
      <w:marTop w:val="0"/>
      <w:marBottom w:val="0"/>
      <w:divBdr>
        <w:top w:val="none" w:sz="0" w:space="0" w:color="auto"/>
        <w:left w:val="none" w:sz="0" w:space="0" w:color="auto"/>
        <w:bottom w:val="none" w:sz="0" w:space="0" w:color="auto"/>
        <w:right w:val="none" w:sz="0" w:space="0" w:color="auto"/>
      </w:divBdr>
    </w:div>
    <w:div w:id="1631787470">
      <w:bodyDiv w:val="1"/>
      <w:marLeft w:val="0"/>
      <w:marRight w:val="0"/>
      <w:marTop w:val="0"/>
      <w:marBottom w:val="0"/>
      <w:divBdr>
        <w:top w:val="none" w:sz="0" w:space="0" w:color="auto"/>
        <w:left w:val="none" w:sz="0" w:space="0" w:color="auto"/>
        <w:bottom w:val="none" w:sz="0" w:space="0" w:color="auto"/>
        <w:right w:val="none" w:sz="0" w:space="0" w:color="auto"/>
      </w:divBdr>
    </w:div>
    <w:div w:id="1640260620">
      <w:bodyDiv w:val="1"/>
      <w:marLeft w:val="0"/>
      <w:marRight w:val="0"/>
      <w:marTop w:val="0"/>
      <w:marBottom w:val="0"/>
      <w:divBdr>
        <w:top w:val="none" w:sz="0" w:space="0" w:color="auto"/>
        <w:left w:val="none" w:sz="0" w:space="0" w:color="auto"/>
        <w:bottom w:val="none" w:sz="0" w:space="0" w:color="auto"/>
        <w:right w:val="none" w:sz="0" w:space="0" w:color="auto"/>
      </w:divBdr>
    </w:div>
    <w:div w:id="1640502229">
      <w:bodyDiv w:val="1"/>
      <w:marLeft w:val="0"/>
      <w:marRight w:val="0"/>
      <w:marTop w:val="0"/>
      <w:marBottom w:val="0"/>
      <w:divBdr>
        <w:top w:val="none" w:sz="0" w:space="0" w:color="auto"/>
        <w:left w:val="none" w:sz="0" w:space="0" w:color="auto"/>
        <w:bottom w:val="none" w:sz="0" w:space="0" w:color="auto"/>
        <w:right w:val="none" w:sz="0" w:space="0" w:color="auto"/>
      </w:divBdr>
    </w:div>
    <w:div w:id="1652369419">
      <w:bodyDiv w:val="1"/>
      <w:marLeft w:val="0"/>
      <w:marRight w:val="0"/>
      <w:marTop w:val="0"/>
      <w:marBottom w:val="0"/>
      <w:divBdr>
        <w:top w:val="none" w:sz="0" w:space="0" w:color="auto"/>
        <w:left w:val="none" w:sz="0" w:space="0" w:color="auto"/>
        <w:bottom w:val="none" w:sz="0" w:space="0" w:color="auto"/>
        <w:right w:val="none" w:sz="0" w:space="0" w:color="auto"/>
      </w:divBdr>
    </w:div>
    <w:div w:id="1662081937">
      <w:bodyDiv w:val="1"/>
      <w:marLeft w:val="0"/>
      <w:marRight w:val="0"/>
      <w:marTop w:val="0"/>
      <w:marBottom w:val="0"/>
      <w:divBdr>
        <w:top w:val="none" w:sz="0" w:space="0" w:color="auto"/>
        <w:left w:val="none" w:sz="0" w:space="0" w:color="auto"/>
        <w:bottom w:val="none" w:sz="0" w:space="0" w:color="auto"/>
        <w:right w:val="none" w:sz="0" w:space="0" w:color="auto"/>
      </w:divBdr>
    </w:div>
    <w:div w:id="1671106506">
      <w:bodyDiv w:val="1"/>
      <w:marLeft w:val="0"/>
      <w:marRight w:val="0"/>
      <w:marTop w:val="0"/>
      <w:marBottom w:val="0"/>
      <w:divBdr>
        <w:top w:val="none" w:sz="0" w:space="0" w:color="auto"/>
        <w:left w:val="none" w:sz="0" w:space="0" w:color="auto"/>
        <w:bottom w:val="none" w:sz="0" w:space="0" w:color="auto"/>
        <w:right w:val="none" w:sz="0" w:space="0" w:color="auto"/>
      </w:divBdr>
    </w:div>
    <w:div w:id="1675105308">
      <w:bodyDiv w:val="1"/>
      <w:marLeft w:val="0"/>
      <w:marRight w:val="0"/>
      <w:marTop w:val="0"/>
      <w:marBottom w:val="0"/>
      <w:divBdr>
        <w:top w:val="none" w:sz="0" w:space="0" w:color="auto"/>
        <w:left w:val="none" w:sz="0" w:space="0" w:color="auto"/>
        <w:bottom w:val="none" w:sz="0" w:space="0" w:color="auto"/>
        <w:right w:val="none" w:sz="0" w:space="0" w:color="auto"/>
      </w:divBdr>
    </w:div>
    <w:div w:id="1681203624">
      <w:bodyDiv w:val="1"/>
      <w:marLeft w:val="0"/>
      <w:marRight w:val="0"/>
      <w:marTop w:val="0"/>
      <w:marBottom w:val="0"/>
      <w:divBdr>
        <w:top w:val="none" w:sz="0" w:space="0" w:color="auto"/>
        <w:left w:val="none" w:sz="0" w:space="0" w:color="auto"/>
        <w:bottom w:val="none" w:sz="0" w:space="0" w:color="auto"/>
        <w:right w:val="none" w:sz="0" w:space="0" w:color="auto"/>
      </w:divBdr>
    </w:div>
    <w:div w:id="1693795761">
      <w:bodyDiv w:val="1"/>
      <w:marLeft w:val="0"/>
      <w:marRight w:val="0"/>
      <w:marTop w:val="0"/>
      <w:marBottom w:val="0"/>
      <w:divBdr>
        <w:top w:val="none" w:sz="0" w:space="0" w:color="auto"/>
        <w:left w:val="none" w:sz="0" w:space="0" w:color="auto"/>
        <w:bottom w:val="none" w:sz="0" w:space="0" w:color="auto"/>
        <w:right w:val="none" w:sz="0" w:space="0" w:color="auto"/>
      </w:divBdr>
    </w:div>
    <w:div w:id="1716007415">
      <w:bodyDiv w:val="1"/>
      <w:marLeft w:val="0"/>
      <w:marRight w:val="0"/>
      <w:marTop w:val="0"/>
      <w:marBottom w:val="0"/>
      <w:divBdr>
        <w:top w:val="none" w:sz="0" w:space="0" w:color="auto"/>
        <w:left w:val="none" w:sz="0" w:space="0" w:color="auto"/>
        <w:bottom w:val="none" w:sz="0" w:space="0" w:color="auto"/>
        <w:right w:val="none" w:sz="0" w:space="0" w:color="auto"/>
      </w:divBdr>
    </w:div>
    <w:div w:id="1725177220">
      <w:bodyDiv w:val="1"/>
      <w:marLeft w:val="0"/>
      <w:marRight w:val="0"/>
      <w:marTop w:val="0"/>
      <w:marBottom w:val="0"/>
      <w:divBdr>
        <w:top w:val="none" w:sz="0" w:space="0" w:color="auto"/>
        <w:left w:val="none" w:sz="0" w:space="0" w:color="auto"/>
        <w:bottom w:val="none" w:sz="0" w:space="0" w:color="auto"/>
        <w:right w:val="none" w:sz="0" w:space="0" w:color="auto"/>
      </w:divBdr>
    </w:div>
    <w:div w:id="1729694226">
      <w:bodyDiv w:val="1"/>
      <w:marLeft w:val="0"/>
      <w:marRight w:val="0"/>
      <w:marTop w:val="0"/>
      <w:marBottom w:val="0"/>
      <w:divBdr>
        <w:top w:val="none" w:sz="0" w:space="0" w:color="auto"/>
        <w:left w:val="none" w:sz="0" w:space="0" w:color="auto"/>
        <w:bottom w:val="none" w:sz="0" w:space="0" w:color="auto"/>
        <w:right w:val="none" w:sz="0" w:space="0" w:color="auto"/>
      </w:divBdr>
    </w:div>
    <w:div w:id="1739595347">
      <w:bodyDiv w:val="1"/>
      <w:marLeft w:val="0"/>
      <w:marRight w:val="0"/>
      <w:marTop w:val="0"/>
      <w:marBottom w:val="0"/>
      <w:divBdr>
        <w:top w:val="none" w:sz="0" w:space="0" w:color="auto"/>
        <w:left w:val="none" w:sz="0" w:space="0" w:color="auto"/>
        <w:bottom w:val="none" w:sz="0" w:space="0" w:color="auto"/>
        <w:right w:val="none" w:sz="0" w:space="0" w:color="auto"/>
      </w:divBdr>
    </w:div>
    <w:div w:id="1790585096">
      <w:bodyDiv w:val="1"/>
      <w:marLeft w:val="0"/>
      <w:marRight w:val="0"/>
      <w:marTop w:val="0"/>
      <w:marBottom w:val="0"/>
      <w:divBdr>
        <w:top w:val="none" w:sz="0" w:space="0" w:color="auto"/>
        <w:left w:val="none" w:sz="0" w:space="0" w:color="auto"/>
        <w:bottom w:val="none" w:sz="0" w:space="0" w:color="auto"/>
        <w:right w:val="none" w:sz="0" w:space="0" w:color="auto"/>
      </w:divBdr>
    </w:div>
    <w:div w:id="1802570776">
      <w:bodyDiv w:val="1"/>
      <w:marLeft w:val="0"/>
      <w:marRight w:val="0"/>
      <w:marTop w:val="0"/>
      <w:marBottom w:val="0"/>
      <w:divBdr>
        <w:top w:val="none" w:sz="0" w:space="0" w:color="auto"/>
        <w:left w:val="none" w:sz="0" w:space="0" w:color="auto"/>
        <w:bottom w:val="none" w:sz="0" w:space="0" w:color="auto"/>
        <w:right w:val="none" w:sz="0" w:space="0" w:color="auto"/>
      </w:divBdr>
    </w:div>
    <w:div w:id="1827474052">
      <w:bodyDiv w:val="1"/>
      <w:marLeft w:val="0"/>
      <w:marRight w:val="0"/>
      <w:marTop w:val="0"/>
      <w:marBottom w:val="0"/>
      <w:divBdr>
        <w:top w:val="none" w:sz="0" w:space="0" w:color="auto"/>
        <w:left w:val="none" w:sz="0" w:space="0" w:color="auto"/>
        <w:bottom w:val="none" w:sz="0" w:space="0" w:color="auto"/>
        <w:right w:val="none" w:sz="0" w:space="0" w:color="auto"/>
      </w:divBdr>
    </w:div>
    <w:div w:id="1828478381">
      <w:bodyDiv w:val="1"/>
      <w:marLeft w:val="0"/>
      <w:marRight w:val="0"/>
      <w:marTop w:val="0"/>
      <w:marBottom w:val="0"/>
      <w:divBdr>
        <w:top w:val="none" w:sz="0" w:space="0" w:color="auto"/>
        <w:left w:val="none" w:sz="0" w:space="0" w:color="auto"/>
        <w:bottom w:val="none" w:sz="0" w:space="0" w:color="auto"/>
        <w:right w:val="none" w:sz="0" w:space="0" w:color="auto"/>
      </w:divBdr>
    </w:div>
    <w:div w:id="1831824893">
      <w:bodyDiv w:val="1"/>
      <w:marLeft w:val="0"/>
      <w:marRight w:val="0"/>
      <w:marTop w:val="0"/>
      <w:marBottom w:val="0"/>
      <w:divBdr>
        <w:top w:val="none" w:sz="0" w:space="0" w:color="auto"/>
        <w:left w:val="none" w:sz="0" w:space="0" w:color="auto"/>
        <w:bottom w:val="none" w:sz="0" w:space="0" w:color="auto"/>
        <w:right w:val="none" w:sz="0" w:space="0" w:color="auto"/>
      </w:divBdr>
    </w:div>
    <w:div w:id="1831863890">
      <w:bodyDiv w:val="1"/>
      <w:marLeft w:val="0"/>
      <w:marRight w:val="0"/>
      <w:marTop w:val="0"/>
      <w:marBottom w:val="0"/>
      <w:divBdr>
        <w:top w:val="none" w:sz="0" w:space="0" w:color="auto"/>
        <w:left w:val="none" w:sz="0" w:space="0" w:color="auto"/>
        <w:bottom w:val="none" w:sz="0" w:space="0" w:color="auto"/>
        <w:right w:val="none" w:sz="0" w:space="0" w:color="auto"/>
      </w:divBdr>
    </w:div>
    <w:div w:id="1834713032">
      <w:bodyDiv w:val="1"/>
      <w:marLeft w:val="0"/>
      <w:marRight w:val="0"/>
      <w:marTop w:val="0"/>
      <w:marBottom w:val="0"/>
      <w:divBdr>
        <w:top w:val="none" w:sz="0" w:space="0" w:color="auto"/>
        <w:left w:val="none" w:sz="0" w:space="0" w:color="auto"/>
        <w:bottom w:val="none" w:sz="0" w:space="0" w:color="auto"/>
        <w:right w:val="none" w:sz="0" w:space="0" w:color="auto"/>
      </w:divBdr>
    </w:div>
    <w:div w:id="1844782117">
      <w:bodyDiv w:val="1"/>
      <w:marLeft w:val="0"/>
      <w:marRight w:val="0"/>
      <w:marTop w:val="0"/>
      <w:marBottom w:val="0"/>
      <w:divBdr>
        <w:top w:val="none" w:sz="0" w:space="0" w:color="auto"/>
        <w:left w:val="none" w:sz="0" w:space="0" w:color="auto"/>
        <w:bottom w:val="none" w:sz="0" w:space="0" w:color="auto"/>
        <w:right w:val="none" w:sz="0" w:space="0" w:color="auto"/>
      </w:divBdr>
    </w:div>
    <w:div w:id="1874538000">
      <w:bodyDiv w:val="1"/>
      <w:marLeft w:val="0"/>
      <w:marRight w:val="0"/>
      <w:marTop w:val="0"/>
      <w:marBottom w:val="0"/>
      <w:divBdr>
        <w:top w:val="none" w:sz="0" w:space="0" w:color="auto"/>
        <w:left w:val="none" w:sz="0" w:space="0" w:color="auto"/>
        <w:bottom w:val="none" w:sz="0" w:space="0" w:color="auto"/>
        <w:right w:val="none" w:sz="0" w:space="0" w:color="auto"/>
      </w:divBdr>
    </w:div>
    <w:div w:id="1878279667">
      <w:bodyDiv w:val="1"/>
      <w:marLeft w:val="0"/>
      <w:marRight w:val="0"/>
      <w:marTop w:val="0"/>
      <w:marBottom w:val="0"/>
      <w:divBdr>
        <w:top w:val="none" w:sz="0" w:space="0" w:color="auto"/>
        <w:left w:val="none" w:sz="0" w:space="0" w:color="auto"/>
        <w:bottom w:val="none" w:sz="0" w:space="0" w:color="auto"/>
        <w:right w:val="none" w:sz="0" w:space="0" w:color="auto"/>
      </w:divBdr>
    </w:div>
    <w:div w:id="1880775866">
      <w:bodyDiv w:val="1"/>
      <w:marLeft w:val="0"/>
      <w:marRight w:val="0"/>
      <w:marTop w:val="0"/>
      <w:marBottom w:val="0"/>
      <w:divBdr>
        <w:top w:val="none" w:sz="0" w:space="0" w:color="auto"/>
        <w:left w:val="none" w:sz="0" w:space="0" w:color="auto"/>
        <w:bottom w:val="none" w:sz="0" w:space="0" w:color="auto"/>
        <w:right w:val="none" w:sz="0" w:space="0" w:color="auto"/>
      </w:divBdr>
    </w:div>
    <w:div w:id="1884362304">
      <w:bodyDiv w:val="1"/>
      <w:marLeft w:val="0"/>
      <w:marRight w:val="0"/>
      <w:marTop w:val="0"/>
      <w:marBottom w:val="0"/>
      <w:divBdr>
        <w:top w:val="none" w:sz="0" w:space="0" w:color="auto"/>
        <w:left w:val="none" w:sz="0" w:space="0" w:color="auto"/>
        <w:bottom w:val="none" w:sz="0" w:space="0" w:color="auto"/>
        <w:right w:val="none" w:sz="0" w:space="0" w:color="auto"/>
      </w:divBdr>
    </w:div>
    <w:div w:id="1887526577">
      <w:bodyDiv w:val="1"/>
      <w:marLeft w:val="0"/>
      <w:marRight w:val="0"/>
      <w:marTop w:val="0"/>
      <w:marBottom w:val="0"/>
      <w:divBdr>
        <w:top w:val="none" w:sz="0" w:space="0" w:color="auto"/>
        <w:left w:val="none" w:sz="0" w:space="0" w:color="auto"/>
        <w:bottom w:val="none" w:sz="0" w:space="0" w:color="auto"/>
        <w:right w:val="none" w:sz="0" w:space="0" w:color="auto"/>
      </w:divBdr>
    </w:div>
    <w:div w:id="1902444855">
      <w:bodyDiv w:val="1"/>
      <w:marLeft w:val="0"/>
      <w:marRight w:val="0"/>
      <w:marTop w:val="0"/>
      <w:marBottom w:val="0"/>
      <w:divBdr>
        <w:top w:val="none" w:sz="0" w:space="0" w:color="auto"/>
        <w:left w:val="none" w:sz="0" w:space="0" w:color="auto"/>
        <w:bottom w:val="none" w:sz="0" w:space="0" w:color="auto"/>
        <w:right w:val="none" w:sz="0" w:space="0" w:color="auto"/>
      </w:divBdr>
    </w:div>
    <w:div w:id="1903521355">
      <w:bodyDiv w:val="1"/>
      <w:marLeft w:val="0"/>
      <w:marRight w:val="0"/>
      <w:marTop w:val="0"/>
      <w:marBottom w:val="0"/>
      <w:divBdr>
        <w:top w:val="none" w:sz="0" w:space="0" w:color="auto"/>
        <w:left w:val="none" w:sz="0" w:space="0" w:color="auto"/>
        <w:bottom w:val="none" w:sz="0" w:space="0" w:color="auto"/>
        <w:right w:val="none" w:sz="0" w:space="0" w:color="auto"/>
      </w:divBdr>
    </w:div>
    <w:div w:id="1904100112">
      <w:bodyDiv w:val="1"/>
      <w:marLeft w:val="0"/>
      <w:marRight w:val="0"/>
      <w:marTop w:val="0"/>
      <w:marBottom w:val="0"/>
      <w:divBdr>
        <w:top w:val="none" w:sz="0" w:space="0" w:color="auto"/>
        <w:left w:val="none" w:sz="0" w:space="0" w:color="auto"/>
        <w:bottom w:val="none" w:sz="0" w:space="0" w:color="auto"/>
        <w:right w:val="none" w:sz="0" w:space="0" w:color="auto"/>
      </w:divBdr>
    </w:div>
    <w:div w:id="1917855764">
      <w:bodyDiv w:val="1"/>
      <w:marLeft w:val="0"/>
      <w:marRight w:val="0"/>
      <w:marTop w:val="0"/>
      <w:marBottom w:val="0"/>
      <w:divBdr>
        <w:top w:val="none" w:sz="0" w:space="0" w:color="auto"/>
        <w:left w:val="none" w:sz="0" w:space="0" w:color="auto"/>
        <w:bottom w:val="none" w:sz="0" w:space="0" w:color="auto"/>
        <w:right w:val="none" w:sz="0" w:space="0" w:color="auto"/>
      </w:divBdr>
      <w:divsChild>
        <w:div w:id="811556510">
          <w:marLeft w:val="547"/>
          <w:marRight w:val="0"/>
          <w:marTop w:val="115"/>
          <w:marBottom w:val="0"/>
          <w:divBdr>
            <w:top w:val="none" w:sz="0" w:space="0" w:color="auto"/>
            <w:left w:val="none" w:sz="0" w:space="0" w:color="auto"/>
            <w:bottom w:val="none" w:sz="0" w:space="0" w:color="auto"/>
            <w:right w:val="none" w:sz="0" w:space="0" w:color="auto"/>
          </w:divBdr>
        </w:div>
      </w:divsChild>
    </w:div>
    <w:div w:id="1923567992">
      <w:bodyDiv w:val="1"/>
      <w:marLeft w:val="0"/>
      <w:marRight w:val="0"/>
      <w:marTop w:val="0"/>
      <w:marBottom w:val="0"/>
      <w:divBdr>
        <w:top w:val="none" w:sz="0" w:space="0" w:color="auto"/>
        <w:left w:val="none" w:sz="0" w:space="0" w:color="auto"/>
        <w:bottom w:val="none" w:sz="0" w:space="0" w:color="auto"/>
        <w:right w:val="none" w:sz="0" w:space="0" w:color="auto"/>
      </w:divBdr>
    </w:div>
    <w:div w:id="1928880227">
      <w:bodyDiv w:val="1"/>
      <w:marLeft w:val="0"/>
      <w:marRight w:val="0"/>
      <w:marTop w:val="0"/>
      <w:marBottom w:val="0"/>
      <w:divBdr>
        <w:top w:val="none" w:sz="0" w:space="0" w:color="auto"/>
        <w:left w:val="none" w:sz="0" w:space="0" w:color="auto"/>
        <w:bottom w:val="none" w:sz="0" w:space="0" w:color="auto"/>
        <w:right w:val="none" w:sz="0" w:space="0" w:color="auto"/>
      </w:divBdr>
    </w:div>
    <w:div w:id="1929344870">
      <w:bodyDiv w:val="1"/>
      <w:marLeft w:val="0"/>
      <w:marRight w:val="0"/>
      <w:marTop w:val="0"/>
      <w:marBottom w:val="0"/>
      <w:divBdr>
        <w:top w:val="none" w:sz="0" w:space="0" w:color="auto"/>
        <w:left w:val="none" w:sz="0" w:space="0" w:color="auto"/>
        <w:bottom w:val="none" w:sz="0" w:space="0" w:color="auto"/>
        <w:right w:val="none" w:sz="0" w:space="0" w:color="auto"/>
      </w:divBdr>
    </w:div>
    <w:div w:id="1932468270">
      <w:bodyDiv w:val="1"/>
      <w:marLeft w:val="0"/>
      <w:marRight w:val="0"/>
      <w:marTop w:val="0"/>
      <w:marBottom w:val="0"/>
      <w:divBdr>
        <w:top w:val="none" w:sz="0" w:space="0" w:color="auto"/>
        <w:left w:val="none" w:sz="0" w:space="0" w:color="auto"/>
        <w:bottom w:val="none" w:sz="0" w:space="0" w:color="auto"/>
        <w:right w:val="none" w:sz="0" w:space="0" w:color="auto"/>
      </w:divBdr>
    </w:div>
    <w:div w:id="1933928439">
      <w:bodyDiv w:val="1"/>
      <w:marLeft w:val="0"/>
      <w:marRight w:val="0"/>
      <w:marTop w:val="0"/>
      <w:marBottom w:val="0"/>
      <w:divBdr>
        <w:top w:val="none" w:sz="0" w:space="0" w:color="auto"/>
        <w:left w:val="none" w:sz="0" w:space="0" w:color="auto"/>
        <w:bottom w:val="none" w:sz="0" w:space="0" w:color="auto"/>
        <w:right w:val="none" w:sz="0" w:space="0" w:color="auto"/>
      </w:divBdr>
    </w:div>
    <w:div w:id="1934898949">
      <w:bodyDiv w:val="1"/>
      <w:marLeft w:val="0"/>
      <w:marRight w:val="0"/>
      <w:marTop w:val="0"/>
      <w:marBottom w:val="0"/>
      <w:divBdr>
        <w:top w:val="none" w:sz="0" w:space="0" w:color="auto"/>
        <w:left w:val="none" w:sz="0" w:space="0" w:color="auto"/>
        <w:bottom w:val="none" w:sz="0" w:space="0" w:color="auto"/>
        <w:right w:val="none" w:sz="0" w:space="0" w:color="auto"/>
      </w:divBdr>
    </w:div>
    <w:div w:id="1958872145">
      <w:bodyDiv w:val="1"/>
      <w:marLeft w:val="0"/>
      <w:marRight w:val="0"/>
      <w:marTop w:val="0"/>
      <w:marBottom w:val="0"/>
      <w:divBdr>
        <w:top w:val="none" w:sz="0" w:space="0" w:color="auto"/>
        <w:left w:val="none" w:sz="0" w:space="0" w:color="auto"/>
        <w:bottom w:val="none" w:sz="0" w:space="0" w:color="auto"/>
        <w:right w:val="none" w:sz="0" w:space="0" w:color="auto"/>
      </w:divBdr>
    </w:div>
    <w:div w:id="1962804987">
      <w:bodyDiv w:val="1"/>
      <w:marLeft w:val="0"/>
      <w:marRight w:val="0"/>
      <w:marTop w:val="0"/>
      <w:marBottom w:val="0"/>
      <w:divBdr>
        <w:top w:val="none" w:sz="0" w:space="0" w:color="auto"/>
        <w:left w:val="none" w:sz="0" w:space="0" w:color="auto"/>
        <w:bottom w:val="none" w:sz="0" w:space="0" w:color="auto"/>
        <w:right w:val="none" w:sz="0" w:space="0" w:color="auto"/>
      </w:divBdr>
    </w:div>
    <w:div w:id="1968125801">
      <w:bodyDiv w:val="1"/>
      <w:marLeft w:val="0"/>
      <w:marRight w:val="0"/>
      <w:marTop w:val="0"/>
      <w:marBottom w:val="0"/>
      <w:divBdr>
        <w:top w:val="none" w:sz="0" w:space="0" w:color="auto"/>
        <w:left w:val="none" w:sz="0" w:space="0" w:color="auto"/>
        <w:bottom w:val="none" w:sz="0" w:space="0" w:color="auto"/>
        <w:right w:val="none" w:sz="0" w:space="0" w:color="auto"/>
      </w:divBdr>
    </w:div>
    <w:div w:id="1971280283">
      <w:bodyDiv w:val="1"/>
      <w:marLeft w:val="0"/>
      <w:marRight w:val="0"/>
      <w:marTop w:val="0"/>
      <w:marBottom w:val="0"/>
      <w:divBdr>
        <w:top w:val="none" w:sz="0" w:space="0" w:color="auto"/>
        <w:left w:val="none" w:sz="0" w:space="0" w:color="auto"/>
        <w:bottom w:val="none" w:sz="0" w:space="0" w:color="auto"/>
        <w:right w:val="none" w:sz="0" w:space="0" w:color="auto"/>
      </w:divBdr>
    </w:div>
    <w:div w:id="2017686423">
      <w:bodyDiv w:val="1"/>
      <w:marLeft w:val="0"/>
      <w:marRight w:val="0"/>
      <w:marTop w:val="0"/>
      <w:marBottom w:val="0"/>
      <w:divBdr>
        <w:top w:val="none" w:sz="0" w:space="0" w:color="auto"/>
        <w:left w:val="none" w:sz="0" w:space="0" w:color="auto"/>
        <w:bottom w:val="none" w:sz="0" w:space="0" w:color="auto"/>
        <w:right w:val="none" w:sz="0" w:space="0" w:color="auto"/>
      </w:divBdr>
    </w:div>
    <w:div w:id="2022124909">
      <w:bodyDiv w:val="1"/>
      <w:marLeft w:val="0"/>
      <w:marRight w:val="0"/>
      <w:marTop w:val="0"/>
      <w:marBottom w:val="0"/>
      <w:divBdr>
        <w:top w:val="none" w:sz="0" w:space="0" w:color="auto"/>
        <w:left w:val="none" w:sz="0" w:space="0" w:color="auto"/>
        <w:bottom w:val="none" w:sz="0" w:space="0" w:color="auto"/>
        <w:right w:val="none" w:sz="0" w:space="0" w:color="auto"/>
      </w:divBdr>
    </w:div>
    <w:div w:id="2037197270">
      <w:bodyDiv w:val="1"/>
      <w:marLeft w:val="0"/>
      <w:marRight w:val="0"/>
      <w:marTop w:val="0"/>
      <w:marBottom w:val="0"/>
      <w:divBdr>
        <w:top w:val="none" w:sz="0" w:space="0" w:color="auto"/>
        <w:left w:val="none" w:sz="0" w:space="0" w:color="auto"/>
        <w:bottom w:val="none" w:sz="0" w:space="0" w:color="auto"/>
        <w:right w:val="none" w:sz="0" w:space="0" w:color="auto"/>
      </w:divBdr>
    </w:div>
    <w:div w:id="2049837654">
      <w:bodyDiv w:val="1"/>
      <w:marLeft w:val="0"/>
      <w:marRight w:val="0"/>
      <w:marTop w:val="0"/>
      <w:marBottom w:val="0"/>
      <w:divBdr>
        <w:top w:val="none" w:sz="0" w:space="0" w:color="auto"/>
        <w:left w:val="none" w:sz="0" w:space="0" w:color="auto"/>
        <w:bottom w:val="none" w:sz="0" w:space="0" w:color="auto"/>
        <w:right w:val="none" w:sz="0" w:space="0" w:color="auto"/>
      </w:divBdr>
    </w:div>
    <w:div w:id="2058622196">
      <w:bodyDiv w:val="1"/>
      <w:marLeft w:val="0"/>
      <w:marRight w:val="0"/>
      <w:marTop w:val="0"/>
      <w:marBottom w:val="0"/>
      <w:divBdr>
        <w:top w:val="none" w:sz="0" w:space="0" w:color="auto"/>
        <w:left w:val="none" w:sz="0" w:space="0" w:color="auto"/>
        <w:bottom w:val="none" w:sz="0" w:space="0" w:color="auto"/>
        <w:right w:val="none" w:sz="0" w:space="0" w:color="auto"/>
      </w:divBdr>
    </w:div>
    <w:div w:id="2063016455">
      <w:bodyDiv w:val="1"/>
      <w:marLeft w:val="0"/>
      <w:marRight w:val="0"/>
      <w:marTop w:val="0"/>
      <w:marBottom w:val="0"/>
      <w:divBdr>
        <w:top w:val="none" w:sz="0" w:space="0" w:color="auto"/>
        <w:left w:val="none" w:sz="0" w:space="0" w:color="auto"/>
        <w:bottom w:val="none" w:sz="0" w:space="0" w:color="auto"/>
        <w:right w:val="none" w:sz="0" w:space="0" w:color="auto"/>
      </w:divBdr>
    </w:div>
    <w:div w:id="2076392896">
      <w:bodyDiv w:val="1"/>
      <w:marLeft w:val="0"/>
      <w:marRight w:val="0"/>
      <w:marTop w:val="0"/>
      <w:marBottom w:val="0"/>
      <w:divBdr>
        <w:top w:val="none" w:sz="0" w:space="0" w:color="auto"/>
        <w:left w:val="none" w:sz="0" w:space="0" w:color="auto"/>
        <w:bottom w:val="none" w:sz="0" w:space="0" w:color="auto"/>
        <w:right w:val="none" w:sz="0" w:space="0" w:color="auto"/>
      </w:divBdr>
    </w:div>
    <w:div w:id="2087653653">
      <w:bodyDiv w:val="1"/>
      <w:marLeft w:val="0"/>
      <w:marRight w:val="0"/>
      <w:marTop w:val="0"/>
      <w:marBottom w:val="0"/>
      <w:divBdr>
        <w:top w:val="none" w:sz="0" w:space="0" w:color="auto"/>
        <w:left w:val="none" w:sz="0" w:space="0" w:color="auto"/>
        <w:bottom w:val="none" w:sz="0" w:space="0" w:color="auto"/>
        <w:right w:val="none" w:sz="0" w:space="0" w:color="auto"/>
      </w:divBdr>
    </w:div>
    <w:div w:id="2091610281">
      <w:bodyDiv w:val="1"/>
      <w:marLeft w:val="0"/>
      <w:marRight w:val="0"/>
      <w:marTop w:val="0"/>
      <w:marBottom w:val="0"/>
      <w:divBdr>
        <w:top w:val="none" w:sz="0" w:space="0" w:color="auto"/>
        <w:left w:val="none" w:sz="0" w:space="0" w:color="auto"/>
        <w:bottom w:val="none" w:sz="0" w:space="0" w:color="auto"/>
        <w:right w:val="none" w:sz="0" w:space="0" w:color="auto"/>
      </w:divBdr>
    </w:div>
    <w:div w:id="2091612038">
      <w:bodyDiv w:val="1"/>
      <w:marLeft w:val="0"/>
      <w:marRight w:val="0"/>
      <w:marTop w:val="0"/>
      <w:marBottom w:val="0"/>
      <w:divBdr>
        <w:top w:val="none" w:sz="0" w:space="0" w:color="auto"/>
        <w:left w:val="none" w:sz="0" w:space="0" w:color="auto"/>
        <w:bottom w:val="none" w:sz="0" w:space="0" w:color="auto"/>
        <w:right w:val="none" w:sz="0" w:space="0" w:color="auto"/>
      </w:divBdr>
    </w:div>
    <w:div w:id="2094937062">
      <w:bodyDiv w:val="1"/>
      <w:marLeft w:val="0"/>
      <w:marRight w:val="0"/>
      <w:marTop w:val="0"/>
      <w:marBottom w:val="0"/>
      <w:divBdr>
        <w:top w:val="none" w:sz="0" w:space="0" w:color="auto"/>
        <w:left w:val="none" w:sz="0" w:space="0" w:color="auto"/>
        <w:bottom w:val="none" w:sz="0" w:space="0" w:color="auto"/>
        <w:right w:val="none" w:sz="0" w:space="0" w:color="auto"/>
      </w:divBdr>
    </w:div>
    <w:div w:id="2109765212">
      <w:bodyDiv w:val="1"/>
      <w:marLeft w:val="0"/>
      <w:marRight w:val="0"/>
      <w:marTop w:val="0"/>
      <w:marBottom w:val="0"/>
      <w:divBdr>
        <w:top w:val="none" w:sz="0" w:space="0" w:color="auto"/>
        <w:left w:val="none" w:sz="0" w:space="0" w:color="auto"/>
        <w:bottom w:val="none" w:sz="0" w:space="0" w:color="auto"/>
        <w:right w:val="none" w:sz="0" w:space="0" w:color="auto"/>
      </w:divBdr>
    </w:div>
    <w:div w:id="2110732835">
      <w:bodyDiv w:val="1"/>
      <w:marLeft w:val="0"/>
      <w:marRight w:val="0"/>
      <w:marTop w:val="0"/>
      <w:marBottom w:val="0"/>
      <w:divBdr>
        <w:top w:val="none" w:sz="0" w:space="0" w:color="auto"/>
        <w:left w:val="none" w:sz="0" w:space="0" w:color="auto"/>
        <w:bottom w:val="none" w:sz="0" w:space="0" w:color="auto"/>
        <w:right w:val="none" w:sz="0" w:space="0" w:color="auto"/>
      </w:divBdr>
    </w:div>
    <w:div w:id="2117674586">
      <w:bodyDiv w:val="1"/>
      <w:marLeft w:val="0"/>
      <w:marRight w:val="0"/>
      <w:marTop w:val="0"/>
      <w:marBottom w:val="0"/>
      <w:divBdr>
        <w:top w:val="none" w:sz="0" w:space="0" w:color="auto"/>
        <w:left w:val="none" w:sz="0" w:space="0" w:color="auto"/>
        <w:bottom w:val="none" w:sz="0" w:space="0" w:color="auto"/>
        <w:right w:val="none" w:sz="0" w:space="0" w:color="auto"/>
      </w:divBdr>
    </w:div>
    <w:div w:id="2118602618">
      <w:bodyDiv w:val="1"/>
      <w:marLeft w:val="0"/>
      <w:marRight w:val="0"/>
      <w:marTop w:val="0"/>
      <w:marBottom w:val="0"/>
      <w:divBdr>
        <w:top w:val="none" w:sz="0" w:space="0" w:color="auto"/>
        <w:left w:val="none" w:sz="0" w:space="0" w:color="auto"/>
        <w:bottom w:val="none" w:sz="0" w:space="0" w:color="auto"/>
        <w:right w:val="none" w:sz="0" w:space="0" w:color="auto"/>
      </w:divBdr>
    </w:div>
    <w:div w:id="214318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A9E0BC70FB04E14C8ED45C26FF73C393" ma:contentTypeVersion="536" ma:contentTypeDescription="Create a new document." ma:contentTypeScope="" ma:versionID="966febeccf9d42576f06ff3a259d02a0">
  <xsd:schema xmlns:xsd="http://www.w3.org/2001/XMLSchema" xmlns:xs="http://www.w3.org/2001/XMLSchema" xmlns:p="http://schemas.microsoft.com/office/2006/metadata/properties" xmlns:ns2="d16efad5-0601-4cf0-b7c2-89968258c777" xmlns:ns3="d58a30a2-7d65-49ea-9133-261ce59728b8" targetNamespace="http://schemas.microsoft.com/office/2006/metadata/properties" ma:root="true" ma:fieldsID="162699f611da146ae0e01fee0b810492" ns2:_="" ns3:_="">
    <xsd:import namespace="d16efad5-0601-4cf0-b7c2-89968258c777"/>
    <xsd:import namespace="d58a30a2-7d65-49ea-9133-261ce59728b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AutoKeyPoints" minOccurs="0"/>
                <xsd:element ref="ns3:MediaServiceKeyPoints"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8a30a2-7d65-49ea-9133-261ce59728b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VMX3MACP777Z-1201013908-1972</_dlc_DocId>
    <_dlc_DocIdUrl xmlns="d16efad5-0601-4cf0-b7c2-89968258c777">
      <Url>https://icfonline.sharepoint.com/sites/ihd-dhs/Standard8/_layouts/15/DocIdRedir.aspx?ID=VMX3MACP777Z-1201013908-1972</Url>
      <Description>VMX3MACP777Z-1201013908-1972</Description>
    </_dlc_DocIdUrl>
  </documentManagement>
</p:properties>
</file>

<file path=customXml/itemProps1.xml><?xml version="1.0" encoding="utf-8"?>
<ds:datastoreItem xmlns:ds="http://schemas.openxmlformats.org/officeDocument/2006/customXml" ds:itemID="{1F75A2AC-A03B-4642-9547-423194241A39}">
  <ds:schemaRefs>
    <ds:schemaRef ds:uri="http://schemas.microsoft.com/sharepoint/events"/>
  </ds:schemaRefs>
</ds:datastoreItem>
</file>

<file path=customXml/itemProps2.xml><?xml version="1.0" encoding="utf-8"?>
<ds:datastoreItem xmlns:ds="http://schemas.openxmlformats.org/officeDocument/2006/customXml" ds:itemID="{6A5ED51A-A60B-4706-9E5D-B600D1A3F5EC}"/>
</file>

<file path=customXml/itemProps3.xml><?xml version="1.0" encoding="utf-8"?>
<ds:datastoreItem xmlns:ds="http://schemas.openxmlformats.org/officeDocument/2006/customXml" ds:itemID="{694F2078-CBF0-4494-BAF5-F4A8D4D69CA9}">
  <ds:schemaRefs>
    <ds:schemaRef ds:uri="http://schemas.microsoft.com/sharepoint/v3/contenttype/forms"/>
  </ds:schemaRefs>
</ds:datastoreItem>
</file>

<file path=customXml/itemProps4.xml><?xml version="1.0" encoding="utf-8"?>
<ds:datastoreItem xmlns:ds="http://schemas.openxmlformats.org/officeDocument/2006/customXml" ds:itemID="{626DA443-16D6-4B65-81CB-6D594608748F}">
  <ds:schemaRefs>
    <ds:schemaRef ds:uri="http://schemas.openxmlformats.org/officeDocument/2006/bibliography"/>
  </ds:schemaRefs>
</ds:datastoreItem>
</file>

<file path=customXml/itemProps5.xml><?xml version="1.0" encoding="utf-8"?>
<ds:datastoreItem xmlns:ds="http://schemas.openxmlformats.org/officeDocument/2006/customXml" ds:itemID="{D70CEAF3-9132-4358-BF75-327BB06D5523}">
  <ds:schemaRefs>
    <ds:schemaRef ds:uri="http://schemas.microsoft.com/office/2006/metadata/properties"/>
    <ds:schemaRef ds:uri="http://schemas.microsoft.com/office/infopath/2007/PartnerControls"/>
    <ds:schemaRef ds:uri="d16efad5-0601-4cf0-b7c2-89968258c777"/>
  </ds:schemaRefs>
</ds:datastoreItem>
</file>

<file path=docProps/app.xml><?xml version="1.0" encoding="utf-8"?>
<Properties xmlns="http://schemas.openxmlformats.org/officeDocument/2006/extended-properties" xmlns:vt="http://schemas.openxmlformats.org/officeDocument/2006/docPropsVTypes">
  <Template>Normal</Template>
  <TotalTime>5894</TotalTime>
  <Pages>25</Pages>
  <Words>6304</Words>
  <Characters>35939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2005 SWAZILAND</vt:lpstr>
    </vt:vector>
  </TitlesOfParts>
  <Company>Macro International Inc.</Company>
  <LinksUpToDate>false</LinksUpToDate>
  <CharactersWithSpaces>42159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SWAZILAND</dc:title>
  <dc:subject/>
  <dc:creator>Sri.Poedjastoeti</dc:creator>
  <cp:keywords/>
  <cp:lastModifiedBy>Purvis, Keith</cp:lastModifiedBy>
  <cp:revision>83</cp:revision>
  <cp:lastPrinted>2016-05-20T14:31:00Z</cp:lastPrinted>
  <dcterms:created xsi:type="dcterms:W3CDTF">2018-04-24T14:53:00Z</dcterms:created>
  <dcterms:modified xsi:type="dcterms:W3CDTF">2022-02-14T13:42:00Z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0x010100A9E0BC70FB04E14C8ED45C26FF73C393</vt:lpwstr>
  </property>
  <property fmtid="{D5CDD505-2E9C-101B-9397-08002B2CF9AE}" pid="3" name="_dlc_DocIdItemGuid">
    <vt:lpwstr>9d5eb17f-b786-4bf1-a46c-4ccedf27763c</vt:lpwstr>
  </property>
</Properties>
</file>